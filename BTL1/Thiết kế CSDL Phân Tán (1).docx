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8FC65" w14:textId="0A0C464C" w:rsidR="00A332C0" w:rsidRDefault="00A332C0" w:rsidP="00A332C0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3" behindDoc="1" locked="0" layoutInCell="1" hidden="0" allowOverlap="1" wp14:anchorId="1ED33047" wp14:editId="6130F2A5">
            <wp:simplePos x="0" y="0"/>
            <wp:positionH relativeFrom="margin">
              <wp:posOffset>-219075</wp:posOffset>
            </wp:positionH>
            <wp:positionV relativeFrom="paragraph">
              <wp:posOffset>-428625</wp:posOffset>
            </wp:positionV>
            <wp:extent cx="6410325" cy="9134475"/>
            <wp:effectExtent l="19050" t="19050" r="28575" b="28575"/>
            <wp:wrapNone/>
            <wp:docPr id="78" name="Picture 78" descr="Shape, squ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jpg" descr="Shape, squar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13447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7A886" w14:textId="77777777" w:rsidR="00A332C0" w:rsidRDefault="00A332C0" w:rsidP="00A332C0">
      <w:pPr>
        <w:spacing w:after="0" w:line="24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8F2E5C5" wp14:editId="670B34E9">
                <wp:simplePos x="0" y="0"/>
                <wp:positionH relativeFrom="column">
                  <wp:posOffset>502920</wp:posOffset>
                </wp:positionH>
                <wp:positionV relativeFrom="paragraph">
                  <wp:posOffset>137160</wp:posOffset>
                </wp:positionV>
                <wp:extent cx="5071110" cy="1363980"/>
                <wp:effectExtent l="0" t="0" r="0" b="76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1110" cy="1363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908C93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ĐẠI HỌC QUỐC GIA THÀNH PHỐ HỒ CHÍ MINH</w:t>
                            </w:r>
                          </w:p>
                          <w:p w14:paraId="226DDBF7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ĐẠI HỌC CÔNG NGHỆ THÔNG TIN</w:t>
                            </w:r>
                          </w:p>
                          <w:p w14:paraId="6B9C503F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KHOA HỆ THỐNG THÔNG TIN</w:t>
                            </w:r>
                          </w:p>
                          <w:p w14:paraId="15190172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</w:p>
                          <w:p w14:paraId="26180D1D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</w:p>
                          <w:p w14:paraId="5958E988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</w:p>
                          <w:p w14:paraId="053E26F7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</w:p>
                          <w:p w14:paraId="354DC944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</w:p>
                          <w:p w14:paraId="1ACD8C2E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</w:p>
                          <w:p w14:paraId="1DFC1383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</w:p>
                          <w:p w14:paraId="66BF5F98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———</w:t>
                            </w:r>
                            <w:r>
                              <w:rPr>
                                <w:rFonts w:ascii="Noto Sans Symbols" w:eastAsia="Noto Sans Symbols" w:hAnsi="Noto Sans Symbols" w:cs="Noto Sans Symbols"/>
                                <w:color w:val="000000"/>
                                <w:sz w:val="32"/>
                              </w:rPr>
                              <w:t></w:t>
                            </w:r>
                            <w:r>
                              <w:rPr>
                                <w:rFonts w:ascii="Noto Sans Symbols" w:eastAsia="Noto Sans Symbols" w:hAnsi="Noto Sans Symbols" w:cs="Noto Sans Symbols"/>
                                <w:color w:val="000000"/>
                                <w:sz w:val="32"/>
                              </w:rPr>
                              <w:t></w:t>
                            </w:r>
                            <w:r>
                              <w:rPr>
                                <w:rFonts w:ascii="Noto Sans Symbols" w:eastAsia="Noto Sans Symbols" w:hAnsi="Noto Sans Symbols" w:cs="Noto Sans Symbols"/>
                                <w:color w:val="000000"/>
                                <w:sz w:val="32"/>
                              </w:rPr>
                              <w:t>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———</w:t>
                            </w:r>
                          </w:p>
                          <w:p w14:paraId="56C33AD6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</w:p>
                          <w:p w14:paraId="1AB4FDCF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</w:p>
                          <w:p w14:paraId="2C79AE6A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2E5C5" id="Rectangle 1" o:spid="_x0000_s1026" style="position:absolute;margin-left:39.6pt;margin-top:10.8pt;width:399.3pt;height:10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" filled="f" stroked="f">
                <v:textbox inset="2.53958mm,1.2694mm,2.53958mm,1.2694mm">
                  <w:txbxContent>
                    <w:p w14:paraId="76908C93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ĐẠI HỌC QUỐC GIA THÀNH PHỐ HỒ CHÍ MINH</w:t>
                      </w:r>
                    </w:p>
                    <w:p w14:paraId="226DDBF7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ĐẠI HỌC CÔNG NGHỆ THÔNG TIN</w:t>
                      </w:r>
                    </w:p>
                    <w:p w14:paraId="6B9C503F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KHOA HỆ THỐNG THÔNG TIN</w:t>
                      </w:r>
                    </w:p>
                    <w:p w14:paraId="15190172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32"/>
                        </w:rPr>
                      </w:pPr>
                    </w:p>
                    <w:p w14:paraId="26180D1D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32"/>
                        </w:rPr>
                      </w:pPr>
                    </w:p>
                    <w:p w14:paraId="5958E988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32"/>
                        </w:rPr>
                      </w:pPr>
                    </w:p>
                    <w:p w14:paraId="053E26F7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32"/>
                        </w:rPr>
                      </w:pPr>
                    </w:p>
                    <w:p w14:paraId="354DC944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32"/>
                        </w:rPr>
                      </w:pPr>
                    </w:p>
                    <w:p w14:paraId="1ACD8C2E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32"/>
                        </w:rPr>
                      </w:pPr>
                    </w:p>
                    <w:p w14:paraId="1DFC1383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</w:pPr>
                    </w:p>
                    <w:p w14:paraId="66BF5F98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———</w:t>
                      </w:r>
                      <w:r>
                        <w:rPr>
                          <w:rFonts w:ascii="Noto Sans Symbols" w:eastAsia="Noto Sans Symbols" w:hAnsi="Noto Sans Symbols" w:cs="Noto Sans Symbols"/>
                          <w:color w:val="000000"/>
                          <w:sz w:val="32"/>
                        </w:rPr>
                        <w:t></w:t>
                      </w:r>
                      <w:r>
                        <w:rPr>
                          <w:rFonts w:ascii="Noto Sans Symbols" w:eastAsia="Noto Sans Symbols" w:hAnsi="Noto Sans Symbols" w:cs="Noto Sans Symbols"/>
                          <w:color w:val="000000"/>
                          <w:sz w:val="32"/>
                        </w:rPr>
                        <w:t></w:t>
                      </w:r>
                      <w:r>
                        <w:rPr>
                          <w:rFonts w:ascii="Noto Sans Symbols" w:eastAsia="Noto Sans Symbols" w:hAnsi="Noto Sans Symbols" w:cs="Noto Sans Symbols"/>
                          <w:color w:val="000000"/>
                          <w:sz w:val="32"/>
                        </w:rPr>
                        <w:t></w:t>
                      </w:r>
                      <w:r>
                        <w:rPr>
                          <w:color w:val="000000"/>
                          <w:sz w:val="32"/>
                        </w:rPr>
                        <w:t>———</w:t>
                      </w:r>
                    </w:p>
                    <w:p w14:paraId="56C33AD6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</w:pPr>
                    </w:p>
                    <w:p w14:paraId="1AB4FDCF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</w:pPr>
                    </w:p>
                    <w:p w14:paraId="2C79AE6A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CC90401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26AB86C9" w14:textId="6CCEC74E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1D5EA07E" w14:textId="35573579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523FC296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7318D2E6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1A5FBCAA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65D58A04" w14:textId="2D7883CB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4C1CA780" w14:textId="4FBA7F62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0252B07F" w14:textId="76B2B024" w:rsidR="00A332C0" w:rsidRDefault="00DE12E4" w:rsidP="00A332C0">
      <w:pPr>
        <w:spacing w:after="0" w:line="240" w:lineRule="auto"/>
        <w:rPr>
          <w:sz w:val="24"/>
          <w:szCs w:val="24"/>
        </w:rPr>
      </w:pPr>
      <w:r w:rsidRPr="003470C9">
        <w:rPr>
          <w:rFonts w:eastAsia="宋体"/>
          <w:b/>
          <w:bCs/>
          <w:noProof/>
          <w:sz w:val="32"/>
          <w:szCs w:val="32"/>
        </w:rPr>
        <w:drawing>
          <wp:anchor distT="0" distB="0" distL="114300" distR="114300" simplePos="0" relativeHeight="251658244" behindDoc="1" locked="0" layoutInCell="1" allowOverlap="1" wp14:anchorId="280C3BC0" wp14:editId="3142B5A1">
            <wp:simplePos x="0" y="0"/>
            <wp:positionH relativeFrom="margin">
              <wp:posOffset>2118360</wp:posOffset>
            </wp:positionH>
            <wp:positionV relativeFrom="paragraph">
              <wp:posOffset>7620</wp:posOffset>
            </wp:positionV>
            <wp:extent cx="1819275" cy="1504950"/>
            <wp:effectExtent l="0" t="0" r="9525" b="0"/>
            <wp:wrapTight wrapText="bothSides">
              <wp:wrapPolygon edited="0">
                <wp:start x="17190" y="0"/>
                <wp:lineTo x="8595" y="0"/>
                <wp:lineTo x="2940" y="1641"/>
                <wp:lineTo x="2940" y="4375"/>
                <wp:lineTo x="1809" y="8749"/>
                <wp:lineTo x="226" y="13124"/>
                <wp:lineTo x="0" y="15311"/>
                <wp:lineTo x="0" y="19686"/>
                <wp:lineTo x="2714" y="21327"/>
                <wp:lineTo x="6559" y="21327"/>
                <wp:lineTo x="13571" y="18046"/>
                <wp:lineTo x="17190" y="13671"/>
                <wp:lineTo x="18094" y="13124"/>
                <wp:lineTo x="21035" y="9570"/>
                <wp:lineTo x="21487" y="6562"/>
                <wp:lineTo x="21487" y="3554"/>
                <wp:lineTo x="21035" y="2734"/>
                <wp:lineTo x="18999" y="0"/>
                <wp:lineTo x="17190" y="0"/>
              </wp:wrapPolygon>
            </wp:wrapTight>
            <wp:docPr id="19" name="Picture 1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2C0">
        <w:rPr>
          <w:noProof/>
        </w:rPr>
        <w:drawing>
          <wp:anchor distT="0" distB="0" distL="0" distR="0" simplePos="0" relativeHeight="251658241" behindDoc="1" locked="0" layoutInCell="1" hidden="0" allowOverlap="1" wp14:anchorId="4A9ADDD9" wp14:editId="323D9CE2">
            <wp:simplePos x="0" y="0"/>
            <wp:positionH relativeFrom="column">
              <wp:posOffset>2129037</wp:posOffset>
            </wp:positionH>
            <wp:positionV relativeFrom="paragraph">
              <wp:posOffset>21929</wp:posOffset>
            </wp:positionV>
            <wp:extent cx="1853166" cy="1424728"/>
            <wp:effectExtent l="0" t="0" r="0" b="0"/>
            <wp:wrapNone/>
            <wp:docPr id="76" name="Picture 76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jpg" descr="Logo, company name&#10;&#10;Description automatically generated"/>
                    <pic:cNvPicPr preferRelativeResize="0"/>
                  </pic:nvPicPr>
                  <pic:blipFill>
                    <a:blip r:embed="rId13"/>
                    <a:srcRect b="35522"/>
                    <a:stretch>
                      <a:fillRect/>
                    </a:stretch>
                  </pic:blipFill>
                  <pic:spPr>
                    <a:xfrm>
                      <a:off x="0" y="0"/>
                      <a:ext cx="1853166" cy="1424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49A731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599FDF57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6547E398" w14:textId="77777777" w:rsidR="00A332C0" w:rsidRDefault="00A332C0" w:rsidP="00A332C0">
      <w:pPr>
        <w:tabs>
          <w:tab w:val="left" w:pos="4053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1F33A01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3B04EE89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473FE41F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791F57BE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42761619" w14:textId="77777777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473AA382" w14:textId="66B93D5E" w:rsidR="00A332C0" w:rsidRDefault="008C66F0" w:rsidP="00A332C0">
      <w:pPr>
        <w:spacing w:after="0" w:line="24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hidden="0" allowOverlap="1" wp14:anchorId="00B855C9" wp14:editId="689A6186">
                <wp:simplePos x="0" y="0"/>
                <wp:positionH relativeFrom="column">
                  <wp:posOffset>198120</wp:posOffset>
                </wp:positionH>
                <wp:positionV relativeFrom="paragraph">
                  <wp:posOffset>99060</wp:posOffset>
                </wp:positionV>
                <wp:extent cx="5704840" cy="4655820"/>
                <wp:effectExtent l="0" t="0" r="0" b="0"/>
                <wp:wrapNone/>
                <wp:docPr id="790942002" name="Rectangle 79094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840" cy="4655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F8BB83" w14:textId="77777777" w:rsidR="00A332C0" w:rsidRDefault="00A332C0" w:rsidP="00A332C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Bài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tập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1</w:t>
                            </w:r>
                          </w:p>
                          <w:p w14:paraId="379B54CD" w14:textId="4F245922" w:rsidR="008A65E0" w:rsidRDefault="00A332C0" w:rsidP="008C66F0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THIẾT KẾ CƠ SỞ DỮ LIỆU PHÂN TÁN</w:t>
                            </w:r>
                          </w:p>
                          <w:p w14:paraId="60416DB8" w14:textId="77777777" w:rsidR="008C66F0" w:rsidRDefault="008A65E0" w:rsidP="008C66F0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 w:rsidRPr="00EC7C58"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Môn </w:t>
                            </w:r>
                            <w:proofErr w:type="spellStart"/>
                            <w:r w:rsidRPr="00EC7C58"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>học</w:t>
                            </w:r>
                            <w:proofErr w:type="spellEnd"/>
                            <w:r w:rsidRPr="002F204B">
                              <w:rPr>
                                <w:b/>
                                <w:color w:val="000000"/>
                                <w:sz w:val="28"/>
                              </w:rPr>
                              <w:t>:</w:t>
                            </w:r>
                          </w:p>
                          <w:p w14:paraId="730F4937" w14:textId="14B32C9F" w:rsidR="00C410AE" w:rsidRPr="008C66F0" w:rsidRDefault="008C66F0" w:rsidP="008C66F0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ins w:id="0" w:author="Unknown" w:date="2023-12-31T05:17:00Z"/>
                                <w:b/>
                                <w:color w:val="000000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CƠ SỞ DỮ LIỆU PHÂN TÁN</w:t>
                            </w:r>
                          </w:p>
                          <w:p w14:paraId="265FCB04" w14:textId="77777777" w:rsidR="00676FE0" w:rsidRDefault="00A332C0" w:rsidP="00A332C0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</w:pPr>
                            <w:proofErr w:type="spellStart"/>
                            <w:r w:rsidRPr="008C2F9C">
                              <w:rPr>
                                <w:bCs/>
                                <w:color w:val="000000"/>
                                <w:sz w:val="28"/>
                              </w:rPr>
                              <w:t>Giảng</w:t>
                            </w:r>
                            <w:proofErr w:type="spellEnd"/>
                            <w:r w:rsidRPr="008C2F9C"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8C2F9C">
                              <w:rPr>
                                <w:bCs/>
                                <w:color w:val="000000"/>
                                <w:sz w:val="28"/>
                              </w:rPr>
                              <w:t>viên</w:t>
                            </w:r>
                            <w:proofErr w:type="spellEnd"/>
                            <w:r w:rsidRPr="008C2F9C"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830D3F" w:rsidRPr="008C2F9C">
                              <w:rPr>
                                <w:bCs/>
                                <w:color w:val="000000"/>
                                <w:sz w:val="28"/>
                              </w:rPr>
                              <w:t>hướng</w:t>
                            </w:r>
                            <w:proofErr w:type="spellEnd"/>
                            <w:r w:rsidR="00830D3F" w:rsidRPr="008C2F9C"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830D3F" w:rsidRPr="008C2F9C">
                              <w:rPr>
                                <w:bCs/>
                                <w:color w:val="000000"/>
                                <w:sz w:val="28"/>
                              </w:rPr>
                              <w:t>dẫn</w:t>
                            </w:r>
                            <w:proofErr w:type="spellEnd"/>
                            <w:r w:rsidRPr="00A332C0"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: </w:t>
                            </w:r>
                            <w:r w:rsidRPr="00A332C0"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Nguyễn Minh </w:t>
                            </w:r>
                            <w:proofErr w:type="spellStart"/>
                            <w:r w:rsidRPr="00A332C0">
                              <w:rPr>
                                <w:b/>
                                <w:color w:val="000000"/>
                                <w:sz w:val="28"/>
                              </w:rPr>
                              <w:t>Nhựt</w:t>
                            </w:r>
                            <w:proofErr w:type="spellEnd"/>
                          </w:p>
                          <w:p w14:paraId="02E1BD3A" w14:textId="77777777" w:rsidR="00A332C0" w:rsidRDefault="00A332C0" w:rsidP="00A332C0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Cs/>
                                <w:color w:val="000000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: IS211.O</w:t>
                            </w:r>
                            <w:proofErr w:type="gramStart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11.HTCL</w:t>
                            </w:r>
                            <w:proofErr w:type="gramEnd"/>
                          </w:p>
                          <w:p w14:paraId="29250D53" w14:textId="77777777" w:rsidR="00FC37B8" w:rsidRDefault="00FC37B8" w:rsidP="00C410AE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000000"/>
                                <w:sz w:val="28"/>
                              </w:rPr>
                            </w:pPr>
                          </w:p>
                          <w:p w14:paraId="3BA10A40" w14:textId="00AE688F" w:rsidR="00676FE0" w:rsidRPr="00376581" w:rsidRDefault="00A332C0" w:rsidP="008A49B4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 w:rsidRPr="00376581"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Sinh </w:t>
                            </w:r>
                            <w:proofErr w:type="spellStart"/>
                            <w:r w:rsidRPr="00376581">
                              <w:rPr>
                                <w:b/>
                                <w:color w:val="000000"/>
                                <w:sz w:val="28"/>
                              </w:rPr>
                              <w:t>viên</w:t>
                            </w:r>
                            <w:proofErr w:type="spellEnd"/>
                            <w:r w:rsidRPr="00376581"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376581">
                              <w:rPr>
                                <w:b/>
                                <w:color w:val="000000"/>
                                <w:sz w:val="28"/>
                              </w:rPr>
                              <w:t>thực</w:t>
                            </w:r>
                            <w:proofErr w:type="spellEnd"/>
                            <w:r w:rsidRPr="00376581"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376581">
                              <w:rPr>
                                <w:b/>
                                <w:color w:val="000000"/>
                                <w:sz w:val="28"/>
                              </w:rPr>
                              <w:t>hiện</w:t>
                            </w:r>
                            <w:proofErr w:type="spellEnd"/>
                            <w:r w:rsidRPr="00376581">
                              <w:rPr>
                                <w:b/>
                                <w:color w:val="000000"/>
                                <w:sz w:val="28"/>
                              </w:rPr>
                              <w:t>:</w:t>
                            </w:r>
                          </w:p>
                          <w:p w14:paraId="4C317B43" w14:textId="43F0B52A" w:rsidR="006E0E9D" w:rsidRDefault="00975A61" w:rsidP="006E0E9D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Cs/>
                                <w:color w:val="000000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Huỳnh </w:t>
                            </w:r>
                            <w:proofErr w:type="spellStart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Mỹ</w:t>
                            </w:r>
                            <w:proofErr w:type="spellEnd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Tâm</w:t>
                            </w:r>
                            <w:r w:rsidR="006E0E9D"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     -       205207</w:t>
                            </w:r>
                            <w:r w:rsidR="00432BE1">
                              <w:rPr>
                                <w:bCs/>
                                <w:color w:val="000000"/>
                                <w:sz w:val="28"/>
                              </w:rPr>
                              <w:t>46</w:t>
                            </w:r>
                          </w:p>
                          <w:p w14:paraId="667E9483" w14:textId="12C34828" w:rsidR="006E0E9D" w:rsidRDefault="00975A61" w:rsidP="006E0E9D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Cs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Lưu </w:t>
                            </w:r>
                            <w:proofErr w:type="spellStart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Vĩnh</w:t>
                            </w:r>
                            <w:proofErr w:type="spellEnd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Phát</w:t>
                            </w:r>
                            <w:proofErr w:type="spellEnd"/>
                            <w:r w:rsidR="006E0E9D"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     -       2052</w:t>
                            </w:r>
                            <w:r w:rsidR="00432BE1">
                              <w:rPr>
                                <w:bCs/>
                                <w:color w:val="000000"/>
                                <w:sz w:val="28"/>
                              </w:rPr>
                              <w:t>1733</w:t>
                            </w:r>
                          </w:p>
                          <w:p w14:paraId="0B8D6521" w14:textId="77777777" w:rsidR="00A332C0" w:rsidRDefault="00A332C0" w:rsidP="00A332C0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Cs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Trần Văn </w:t>
                            </w:r>
                            <w:proofErr w:type="spellStart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 xml:space="preserve">      -       20520770</w:t>
                            </w:r>
                          </w:p>
                          <w:p w14:paraId="4A6D6706" w14:textId="77777777" w:rsidR="008A49B4" w:rsidRDefault="008A49B4" w:rsidP="008A49B4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Cs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8"/>
                              </w:rPr>
                              <w:t>Nguyễn Minh Duy      -       21522005</w:t>
                            </w:r>
                          </w:p>
                          <w:p w14:paraId="62162852" w14:textId="77777777" w:rsidR="00A332C0" w:rsidRDefault="00A332C0" w:rsidP="00A332C0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000000"/>
                                <w:sz w:val="28"/>
                              </w:rPr>
                            </w:pPr>
                          </w:p>
                          <w:p w14:paraId="0715B526" w14:textId="77777777" w:rsidR="00A332C0" w:rsidRPr="00A332C0" w:rsidRDefault="00A332C0" w:rsidP="00A332C0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000000"/>
                                <w:sz w:val="28"/>
                              </w:rPr>
                            </w:pPr>
                          </w:p>
                          <w:p w14:paraId="66D320BC" w14:textId="77777777" w:rsidR="00A332C0" w:rsidRPr="00A332C0" w:rsidRDefault="00A332C0" w:rsidP="00A332C0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855C9" id="Rectangle 790942002" o:spid="_x0000_s1027" style="position:absolute;margin-left:15.6pt;margin-top:7.8pt;width:449.2pt;height:366.6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" filled="f" stroked="f">
                <v:textbox inset="2.53958mm,1.2694mm,2.53958mm,1.2694mm">
                  <w:txbxContent>
                    <w:p w14:paraId="11F8BB83" w14:textId="77777777" w:rsidR="00A332C0" w:rsidRDefault="00A332C0" w:rsidP="00A332C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FF0000"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  <w:sz w:val="32"/>
                        </w:rPr>
                        <w:t>Bài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</w:rPr>
                        <w:t>tập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</w:rPr>
                        <w:t>lớn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</w:rPr>
                        <w:t xml:space="preserve"> 1</w:t>
                      </w:r>
                    </w:p>
                    <w:p w14:paraId="379B54CD" w14:textId="4F245922" w:rsidR="008A65E0" w:rsidRDefault="00A332C0" w:rsidP="008C66F0">
                      <w:pPr>
                        <w:spacing w:line="360" w:lineRule="auto"/>
                        <w:jc w:val="center"/>
                        <w:textDirection w:val="btLr"/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THIẾT KẾ CƠ SỞ DỮ LIỆU PHÂN TÁN</w:t>
                      </w:r>
                    </w:p>
                    <w:p w14:paraId="60416DB8" w14:textId="77777777" w:rsidR="008C66F0" w:rsidRDefault="008A65E0" w:rsidP="008C66F0">
                      <w:pPr>
                        <w:spacing w:line="258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28"/>
                        </w:rPr>
                      </w:pPr>
                      <w:r w:rsidRPr="00EC7C58">
                        <w:rPr>
                          <w:b/>
                          <w:color w:val="000000"/>
                          <w:sz w:val="28"/>
                          <w:u w:val="single"/>
                        </w:rPr>
                        <w:t xml:space="preserve">Môn </w:t>
                      </w:r>
                      <w:proofErr w:type="spellStart"/>
                      <w:r w:rsidRPr="00EC7C58">
                        <w:rPr>
                          <w:b/>
                          <w:color w:val="000000"/>
                          <w:sz w:val="28"/>
                          <w:u w:val="single"/>
                        </w:rPr>
                        <w:t>học</w:t>
                      </w:r>
                      <w:proofErr w:type="spellEnd"/>
                      <w:r w:rsidRPr="002F204B">
                        <w:rPr>
                          <w:b/>
                          <w:color w:val="000000"/>
                          <w:sz w:val="28"/>
                        </w:rPr>
                        <w:t>:</w:t>
                      </w:r>
                    </w:p>
                    <w:p w14:paraId="730F4937" w14:textId="14B32C9F" w:rsidR="00C410AE" w:rsidRPr="008C66F0" w:rsidRDefault="008C66F0" w:rsidP="008C66F0">
                      <w:pPr>
                        <w:spacing w:line="258" w:lineRule="auto"/>
                        <w:jc w:val="center"/>
                        <w:textDirection w:val="btLr"/>
                        <w:rPr>
                          <w:ins w:id="1" w:author="Unknown" w:date="2023-12-31T05:17:00Z"/>
                          <w:b/>
                          <w:color w:val="000000"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CƠ SỞ DỮ LIỆU PHÂN TÁN</w:t>
                      </w:r>
                    </w:p>
                    <w:p w14:paraId="265FCB04" w14:textId="77777777" w:rsidR="00676FE0" w:rsidRDefault="00A332C0" w:rsidP="00A332C0">
                      <w:pPr>
                        <w:spacing w:line="258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28"/>
                          <w:u w:val="single"/>
                        </w:rPr>
                      </w:pPr>
                      <w:proofErr w:type="spellStart"/>
                      <w:r w:rsidRPr="008C2F9C">
                        <w:rPr>
                          <w:bCs/>
                          <w:color w:val="000000"/>
                          <w:sz w:val="28"/>
                        </w:rPr>
                        <w:t>Giảng</w:t>
                      </w:r>
                      <w:proofErr w:type="spellEnd"/>
                      <w:r w:rsidRPr="008C2F9C">
                        <w:rPr>
                          <w:bCs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Pr="008C2F9C">
                        <w:rPr>
                          <w:bCs/>
                          <w:color w:val="000000"/>
                          <w:sz w:val="28"/>
                        </w:rPr>
                        <w:t>viên</w:t>
                      </w:r>
                      <w:proofErr w:type="spellEnd"/>
                      <w:r w:rsidRPr="008C2F9C">
                        <w:rPr>
                          <w:bCs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="00830D3F" w:rsidRPr="008C2F9C">
                        <w:rPr>
                          <w:bCs/>
                          <w:color w:val="000000"/>
                          <w:sz w:val="28"/>
                        </w:rPr>
                        <w:t>hướng</w:t>
                      </w:r>
                      <w:proofErr w:type="spellEnd"/>
                      <w:r w:rsidR="00830D3F" w:rsidRPr="008C2F9C">
                        <w:rPr>
                          <w:bCs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="00830D3F" w:rsidRPr="008C2F9C">
                        <w:rPr>
                          <w:bCs/>
                          <w:color w:val="000000"/>
                          <w:sz w:val="28"/>
                        </w:rPr>
                        <w:t>dẫn</w:t>
                      </w:r>
                      <w:proofErr w:type="spellEnd"/>
                      <w:r w:rsidRPr="00A332C0">
                        <w:rPr>
                          <w:bCs/>
                          <w:color w:val="000000"/>
                          <w:sz w:val="28"/>
                        </w:rPr>
                        <w:t xml:space="preserve">: </w:t>
                      </w:r>
                      <w:r w:rsidRPr="00A332C0">
                        <w:rPr>
                          <w:b/>
                          <w:color w:val="000000"/>
                          <w:sz w:val="28"/>
                        </w:rPr>
                        <w:t xml:space="preserve">Nguyễn Minh </w:t>
                      </w:r>
                      <w:proofErr w:type="spellStart"/>
                      <w:r w:rsidRPr="00A332C0">
                        <w:rPr>
                          <w:b/>
                          <w:color w:val="000000"/>
                          <w:sz w:val="28"/>
                        </w:rPr>
                        <w:t>Nhựt</w:t>
                      </w:r>
                      <w:proofErr w:type="spellEnd"/>
                    </w:p>
                    <w:p w14:paraId="02E1BD3A" w14:textId="77777777" w:rsidR="00A332C0" w:rsidRDefault="00A332C0" w:rsidP="00A332C0">
                      <w:pPr>
                        <w:spacing w:line="258" w:lineRule="auto"/>
                        <w:jc w:val="center"/>
                        <w:textDirection w:val="btLr"/>
                        <w:rPr>
                          <w:bCs/>
                          <w:color w:val="000000"/>
                          <w:sz w:val="28"/>
                        </w:rPr>
                      </w:pPr>
                      <w:proofErr w:type="spellStart"/>
                      <w:r>
                        <w:rPr>
                          <w:bCs/>
                          <w:color w:val="000000"/>
                          <w:sz w:val="28"/>
                        </w:rPr>
                        <w:t>Lớp</w:t>
                      </w:r>
                      <w:proofErr w:type="spellEnd"/>
                      <w:r>
                        <w:rPr>
                          <w:bCs/>
                          <w:color w:val="000000"/>
                          <w:sz w:val="28"/>
                        </w:rPr>
                        <w:t>: IS211.O</w:t>
                      </w:r>
                      <w:proofErr w:type="gramStart"/>
                      <w:r>
                        <w:rPr>
                          <w:bCs/>
                          <w:color w:val="000000"/>
                          <w:sz w:val="28"/>
                        </w:rPr>
                        <w:t>11.HTCL</w:t>
                      </w:r>
                      <w:proofErr w:type="gramEnd"/>
                    </w:p>
                    <w:p w14:paraId="29250D53" w14:textId="77777777" w:rsidR="00FC37B8" w:rsidRDefault="00FC37B8" w:rsidP="00C410AE">
                      <w:pPr>
                        <w:spacing w:line="258" w:lineRule="auto"/>
                        <w:textDirection w:val="btLr"/>
                        <w:rPr>
                          <w:bCs/>
                          <w:color w:val="000000"/>
                          <w:sz w:val="28"/>
                        </w:rPr>
                      </w:pPr>
                    </w:p>
                    <w:p w14:paraId="3BA10A40" w14:textId="00AE688F" w:rsidR="00676FE0" w:rsidRPr="00376581" w:rsidRDefault="00A332C0" w:rsidP="008A49B4">
                      <w:pPr>
                        <w:spacing w:line="258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28"/>
                        </w:rPr>
                      </w:pPr>
                      <w:r w:rsidRPr="00376581">
                        <w:rPr>
                          <w:b/>
                          <w:color w:val="000000"/>
                          <w:sz w:val="28"/>
                        </w:rPr>
                        <w:t xml:space="preserve">Sinh </w:t>
                      </w:r>
                      <w:proofErr w:type="spellStart"/>
                      <w:r w:rsidRPr="00376581">
                        <w:rPr>
                          <w:b/>
                          <w:color w:val="000000"/>
                          <w:sz w:val="28"/>
                        </w:rPr>
                        <w:t>viên</w:t>
                      </w:r>
                      <w:proofErr w:type="spellEnd"/>
                      <w:r w:rsidRPr="00376581">
                        <w:rPr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Pr="00376581">
                        <w:rPr>
                          <w:b/>
                          <w:color w:val="000000"/>
                          <w:sz w:val="28"/>
                        </w:rPr>
                        <w:t>thực</w:t>
                      </w:r>
                      <w:proofErr w:type="spellEnd"/>
                      <w:r w:rsidRPr="00376581">
                        <w:rPr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Pr="00376581">
                        <w:rPr>
                          <w:b/>
                          <w:color w:val="000000"/>
                          <w:sz w:val="28"/>
                        </w:rPr>
                        <w:t>hiện</w:t>
                      </w:r>
                      <w:proofErr w:type="spellEnd"/>
                      <w:r w:rsidRPr="00376581">
                        <w:rPr>
                          <w:b/>
                          <w:color w:val="000000"/>
                          <w:sz w:val="28"/>
                        </w:rPr>
                        <w:t>:</w:t>
                      </w:r>
                    </w:p>
                    <w:p w14:paraId="4C317B43" w14:textId="43F0B52A" w:rsidR="006E0E9D" w:rsidRDefault="00975A61" w:rsidP="006E0E9D">
                      <w:pPr>
                        <w:spacing w:line="258" w:lineRule="auto"/>
                        <w:jc w:val="center"/>
                        <w:textDirection w:val="btLr"/>
                        <w:rPr>
                          <w:bCs/>
                          <w:color w:val="000000"/>
                          <w:sz w:val="28"/>
                        </w:rPr>
                      </w:pPr>
                      <w:proofErr w:type="spellStart"/>
                      <w:r>
                        <w:rPr>
                          <w:bCs/>
                          <w:color w:val="000000"/>
                          <w:sz w:val="28"/>
                        </w:rPr>
                        <w:t>Đỗ</w:t>
                      </w:r>
                      <w:proofErr w:type="spellEnd"/>
                      <w:r>
                        <w:rPr>
                          <w:bCs/>
                          <w:color w:val="000000"/>
                          <w:sz w:val="28"/>
                        </w:rPr>
                        <w:t xml:space="preserve"> Huỳnh </w:t>
                      </w:r>
                      <w:proofErr w:type="spellStart"/>
                      <w:r>
                        <w:rPr>
                          <w:bCs/>
                          <w:color w:val="000000"/>
                          <w:sz w:val="28"/>
                        </w:rPr>
                        <w:t>Mỹ</w:t>
                      </w:r>
                      <w:proofErr w:type="spellEnd"/>
                      <w:r>
                        <w:rPr>
                          <w:bCs/>
                          <w:color w:val="000000"/>
                          <w:sz w:val="28"/>
                        </w:rPr>
                        <w:t xml:space="preserve"> Tâm</w:t>
                      </w:r>
                      <w:r w:rsidR="006E0E9D">
                        <w:rPr>
                          <w:bCs/>
                          <w:color w:val="000000"/>
                          <w:sz w:val="28"/>
                        </w:rPr>
                        <w:t xml:space="preserve">      -       205207</w:t>
                      </w:r>
                      <w:r w:rsidR="00432BE1">
                        <w:rPr>
                          <w:bCs/>
                          <w:color w:val="000000"/>
                          <w:sz w:val="28"/>
                        </w:rPr>
                        <w:t>46</w:t>
                      </w:r>
                    </w:p>
                    <w:p w14:paraId="667E9483" w14:textId="12C34828" w:rsidR="006E0E9D" w:rsidRDefault="00975A61" w:rsidP="006E0E9D">
                      <w:pPr>
                        <w:spacing w:line="258" w:lineRule="auto"/>
                        <w:jc w:val="center"/>
                        <w:textDirection w:val="btLr"/>
                        <w:rPr>
                          <w:bCs/>
                          <w:color w:val="000000"/>
                          <w:sz w:val="28"/>
                        </w:rPr>
                      </w:pPr>
                      <w:r>
                        <w:rPr>
                          <w:bCs/>
                          <w:color w:val="000000"/>
                          <w:sz w:val="28"/>
                        </w:rPr>
                        <w:t xml:space="preserve">Lưu </w:t>
                      </w:r>
                      <w:proofErr w:type="spellStart"/>
                      <w:r>
                        <w:rPr>
                          <w:bCs/>
                          <w:color w:val="000000"/>
                          <w:sz w:val="28"/>
                        </w:rPr>
                        <w:t>Vĩnh</w:t>
                      </w:r>
                      <w:proofErr w:type="spellEnd"/>
                      <w:r>
                        <w:rPr>
                          <w:bCs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color w:val="000000"/>
                          <w:sz w:val="28"/>
                        </w:rPr>
                        <w:t>Phát</w:t>
                      </w:r>
                      <w:proofErr w:type="spellEnd"/>
                      <w:r w:rsidR="006E0E9D">
                        <w:rPr>
                          <w:bCs/>
                          <w:color w:val="000000"/>
                          <w:sz w:val="28"/>
                        </w:rPr>
                        <w:t xml:space="preserve">      -       2052</w:t>
                      </w:r>
                      <w:r w:rsidR="00432BE1">
                        <w:rPr>
                          <w:bCs/>
                          <w:color w:val="000000"/>
                          <w:sz w:val="28"/>
                        </w:rPr>
                        <w:t>1733</w:t>
                      </w:r>
                    </w:p>
                    <w:p w14:paraId="0B8D6521" w14:textId="77777777" w:rsidR="00A332C0" w:rsidRDefault="00A332C0" w:rsidP="00A332C0">
                      <w:pPr>
                        <w:spacing w:line="258" w:lineRule="auto"/>
                        <w:jc w:val="center"/>
                        <w:textDirection w:val="btLr"/>
                        <w:rPr>
                          <w:bCs/>
                          <w:color w:val="000000"/>
                          <w:sz w:val="28"/>
                        </w:rPr>
                      </w:pPr>
                      <w:r>
                        <w:rPr>
                          <w:bCs/>
                          <w:color w:val="000000"/>
                          <w:sz w:val="28"/>
                        </w:rPr>
                        <w:t xml:space="preserve">Trần Văn </w:t>
                      </w:r>
                      <w:proofErr w:type="spellStart"/>
                      <w:r>
                        <w:rPr>
                          <w:bCs/>
                          <w:color w:val="000000"/>
                          <w:sz w:val="28"/>
                        </w:rPr>
                        <w:t>Thế</w:t>
                      </w:r>
                      <w:proofErr w:type="spellEnd"/>
                      <w:r>
                        <w:rPr>
                          <w:bCs/>
                          <w:color w:val="000000"/>
                          <w:sz w:val="28"/>
                        </w:rPr>
                        <w:t xml:space="preserve">      -       20520770</w:t>
                      </w:r>
                    </w:p>
                    <w:p w14:paraId="4A6D6706" w14:textId="77777777" w:rsidR="008A49B4" w:rsidRDefault="008A49B4" w:rsidP="008A49B4">
                      <w:pPr>
                        <w:spacing w:line="258" w:lineRule="auto"/>
                        <w:jc w:val="center"/>
                        <w:textDirection w:val="btLr"/>
                        <w:rPr>
                          <w:bCs/>
                          <w:color w:val="000000"/>
                          <w:sz w:val="28"/>
                        </w:rPr>
                      </w:pPr>
                      <w:r>
                        <w:rPr>
                          <w:bCs/>
                          <w:color w:val="000000"/>
                          <w:sz w:val="28"/>
                        </w:rPr>
                        <w:t>Nguyễn Minh Duy      -       21522005</w:t>
                      </w:r>
                    </w:p>
                    <w:p w14:paraId="62162852" w14:textId="77777777" w:rsidR="00A332C0" w:rsidRDefault="00A332C0" w:rsidP="00A332C0">
                      <w:pPr>
                        <w:spacing w:line="258" w:lineRule="auto"/>
                        <w:textDirection w:val="btLr"/>
                        <w:rPr>
                          <w:bCs/>
                          <w:color w:val="000000"/>
                          <w:sz w:val="28"/>
                        </w:rPr>
                      </w:pPr>
                    </w:p>
                    <w:p w14:paraId="0715B526" w14:textId="77777777" w:rsidR="00A332C0" w:rsidRPr="00A332C0" w:rsidRDefault="00A332C0" w:rsidP="00A332C0">
                      <w:pPr>
                        <w:spacing w:line="258" w:lineRule="auto"/>
                        <w:textDirection w:val="btLr"/>
                        <w:rPr>
                          <w:bCs/>
                          <w:color w:val="000000"/>
                          <w:sz w:val="28"/>
                        </w:rPr>
                      </w:pPr>
                    </w:p>
                    <w:p w14:paraId="66D320BC" w14:textId="77777777" w:rsidR="00A332C0" w:rsidRPr="00A332C0" w:rsidRDefault="00A332C0" w:rsidP="00A332C0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9F97AE" w14:textId="35DFAB98" w:rsidR="00A332C0" w:rsidRDefault="00A332C0" w:rsidP="00A332C0">
      <w:pPr>
        <w:spacing w:after="0" w:line="240" w:lineRule="auto"/>
        <w:rPr>
          <w:sz w:val="24"/>
          <w:szCs w:val="24"/>
        </w:rPr>
      </w:pPr>
    </w:p>
    <w:p w14:paraId="4260EAFC" w14:textId="104FE7ED" w:rsidR="003E3E08" w:rsidRDefault="00A332C0" w:rsidP="00812A14">
      <w:r>
        <w:br w:type="page"/>
      </w:r>
    </w:p>
    <w:bookmarkStart w:id="2" w:name="_Hlt154956305" w:displacedByCustomXml="next"/>
    <w:sdt>
      <w:sdtPr>
        <w:rPr>
          <w:rFonts w:ascii="Times New Roman" w:eastAsia="Times New Roman" w:hAnsi="Times New Roman"/>
          <w:sz w:val="32"/>
          <w:szCs w:val="32"/>
        </w:rPr>
        <w:id w:val="974641188"/>
        <w:docPartObj>
          <w:docPartGallery w:val="Table of Contents"/>
          <w:docPartUnique/>
        </w:docPartObj>
      </w:sdtPr>
      <w:sdtEndPr>
        <w:rPr>
          <w:b/>
          <w:sz w:val="28"/>
          <w:szCs w:val="28"/>
        </w:rPr>
      </w:sdtEndPr>
      <w:sdtContent>
        <w:bookmarkEnd w:id="2" w:displacedByCustomXml="prev"/>
        <w:p w14:paraId="03B82412" w14:textId="1486EE1E" w:rsidR="005603A7" w:rsidRDefault="00892D3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9E03DA">
            <w:rPr>
              <w:sz w:val="32"/>
              <w:szCs w:val="32"/>
            </w:rPr>
            <w:fldChar w:fldCharType="begin"/>
          </w:r>
          <w:r w:rsidRPr="009E03DA">
            <w:rPr>
              <w:sz w:val="32"/>
              <w:szCs w:val="32"/>
            </w:rPr>
            <w:instrText xml:space="preserve"> TOC \o "1-3" \h \z \u </w:instrText>
          </w:r>
          <w:r w:rsidRPr="009E03DA">
            <w:rPr>
              <w:sz w:val="32"/>
              <w:szCs w:val="32"/>
            </w:rPr>
            <w:fldChar w:fldCharType="separate"/>
          </w:r>
          <w:hyperlink w:anchor="_Toc154958879" w:history="1">
            <w:r w:rsidR="005603A7" w:rsidRPr="00D5463B">
              <w:rPr>
                <w:rStyle w:val="Hyperlink"/>
                <w:noProof/>
              </w:rPr>
              <w:t>1. Thiết kế CSDL Phân Tán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_Toc154958879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4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4A4C7EA9" w14:textId="508439DF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0" w:history="1">
            <w:r w:rsidR="005603A7" w:rsidRPr="00D5463B">
              <w:rPr>
                <w:rStyle w:val="Hyperlink"/>
                <w:noProof/>
              </w:rPr>
              <w:t>1.1. Thiết kế và mô tả csdl phân tán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_Toc154958880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4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3A3F51B" w14:textId="0FEC5631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1" w:history="1">
            <w:r w:rsidR="005603A7" w:rsidRPr="00D5463B">
              <w:rPr>
                <w:rStyle w:val="Hyperlink"/>
                <w:noProof/>
              </w:rPr>
              <w:t>1.2. Kiến trúc phân mảnh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_Toc154958881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6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3FEF33C" w14:textId="1A4BFADF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2" w:history="1">
            <w:r w:rsidR="005603A7" w:rsidRPr="00D5463B">
              <w:rPr>
                <w:rStyle w:val="Hyperlink"/>
                <w:noProof/>
              </w:rPr>
              <w:t>1.2.1. Mô tả phân mảnh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_Toc154958882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6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16C62A54" w14:textId="03B065BE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3" w:history="1">
            <w:r w:rsidR="005603A7" w:rsidRPr="00D5463B">
              <w:rPr>
                <w:rStyle w:val="Hyperlink"/>
                <w:noProof/>
              </w:rPr>
              <w:t>1.2.2. Minh họa trên 2 chi nhánh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_Toc154958883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6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4B5290C9" w14:textId="02633D5D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4" w:history="1">
            <w:r w:rsidR="005603A7" w:rsidRPr="00D5463B">
              <w:rPr>
                <w:rStyle w:val="Hyperlink"/>
                <w:noProof/>
              </w:rPr>
              <w:t>1.3. Xây dựng csdl phân tán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_Toc154958884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7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398958AB" w14:textId="19D9C15A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5" w:history="1">
            <w:r w:rsidR="005603A7" w:rsidRPr="00D5463B">
              <w:rPr>
                <w:rStyle w:val="Hyperlink"/>
                <w:noProof/>
              </w:rPr>
              <w:t>1.3.1. DDL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_Toc154958885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7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651B764E" w14:textId="72552BFE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6" w:history="1">
            <w:r w:rsidR="005603A7" w:rsidRPr="00D5463B">
              <w:rPr>
                <w:rStyle w:val="Hyperlink"/>
                <w:noProof/>
              </w:rPr>
              <w:t>1.3.2. DML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_Toc154958886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10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69967489" w14:textId="59D2AA6A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7" w:history="1">
            <w:r w:rsidR="005603A7" w:rsidRPr="00D5463B">
              <w:rPr>
                <w:rStyle w:val="Hyperlink"/>
                <w:noProof/>
              </w:rPr>
              <w:t>1.4. Kiến trúc phân quyền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_Toc154958887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25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4C01A2AE" w14:textId="58B8D088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8" w:history="1">
            <w:r w:rsidR="005603A7" w:rsidRPr="00D5463B">
              <w:rPr>
                <w:rStyle w:val="Hyperlink"/>
                <w:noProof/>
              </w:rPr>
              <w:t>1.4.1. Mô tả kiến trúc phân quyền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_Toc154958888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25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5CAD12A" w14:textId="262511A3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89" w:history="1">
            <w:r w:rsidR="005603A7" w:rsidRPr="00D5463B">
              <w:rPr>
                <w:rStyle w:val="Hyperlink"/>
                <w:noProof/>
              </w:rPr>
              <w:t>1.4.2. Minh họa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_Toc154958889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26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00C71DF1" w14:textId="26E8E749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0" w:history="1">
            <w:r w:rsidR="005603A7" w:rsidRPr="00D5463B">
              <w:rPr>
                <w:rStyle w:val="Hyperlink"/>
                <w:noProof/>
              </w:rPr>
              <w:t>1.5. Thực hiện 10 câu truy vấn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_Toc154958890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31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1D44665" w14:textId="619B3D92" w:rsidR="005603A7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1" w:history="1">
            <w:r w:rsidR="005603A7" w:rsidRPr="00D5463B">
              <w:rPr>
                <w:rStyle w:val="Hyperlink"/>
                <w:noProof/>
              </w:rPr>
              <w:t>2. Viết hàm, thủ tục và ràng buộc toàn vẹn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_Toc154958891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44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79D7219" w14:textId="05D9E5D5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2" w:history="1">
            <w:r w:rsidR="005603A7" w:rsidRPr="00D5463B">
              <w:rPr>
                <w:rStyle w:val="Hyperlink"/>
                <w:noProof/>
              </w:rPr>
              <w:t>2.1. Procedure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_Toc154958892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44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6E2F138D" w14:textId="0E03AB46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3" w:history="1">
            <w:r w:rsidR="005603A7" w:rsidRPr="00D5463B">
              <w:rPr>
                <w:rStyle w:val="Hyperlink"/>
                <w:noProof/>
              </w:rPr>
              <w:t>2.2. Ràng buộc toàn vẹn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_Toc154958893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47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1F0E0CC6" w14:textId="26757D11" w:rsidR="005603A7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4" w:history="1">
            <w:r w:rsidR="005603A7" w:rsidRPr="00D5463B">
              <w:rPr>
                <w:rStyle w:val="Hyperlink"/>
                <w:noProof/>
              </w:rPr>
              <w:t>3. Demo các mức cô lập (ISOLATION LEVEL) trong môi trường phân tán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_Toc154958894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51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90CC7D7" w14:textId="007BBD1E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5" w:history="1">
            <w:r w:rsidR="005603A7" w:rsidRPr="00D5463B">
              <w:rPr>
                <w:rStyle w:val="Hyperlink"/>
                <w:noProof/>
              </w:rPr>
              <w:t>3.1. Trường hợp lost update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_Toc154958895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51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A5B80FB" w14:textId="0DA06C42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6" w:history="1">
            <w:r w:rsidR="005603A7" w:rsidRPr="00D5463B">
              <w:rPr>
                <w:rStyle w:val="Hyperlink"/>
                <w:noProof/>
              </w:rPr>
              <w:t>3.1.1. Mô tả tình huống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_Toc154958896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51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23702362" w14:textId="08E9EFF9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7" w:history="1">
            <w:r w:rsidR="005603A7" w:rsidRPr="00D5463B">
              <w:rPr>
                <w:rStyle w:val="Hyperlink"/>
                <w:noProof/>
              </w:rPr>
              <w:t>3.1.2. Minh họa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_Toc154958897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51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200A265E" w14:textId="415A418E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8" w:history="1">
            <w:r w:rsidR="005603A7" w:rsidRPr="00D5463B">
              <w:rPr>
                <w:rStyle w:val="Hyperlink"/>
                <w:noProof/>
              </w:rPr>
              <w:t>3.1.3. Giải pháp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_Toc154958898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52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406EADBA" w14:textId="0F5D1E74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899" w:history="1">
            <w:r w:rsidR="005603A7" w:rsidRPr="00D5463B">
              <w:rPr>
                <w:rStyle w:val="Hyperlink"/>
                <w:noProof/>
              </w:rPr>
              <w:t>3.2. Trường hợp unrepeatable read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_Toc154958899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52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10BA0A5" w14:textId="0ECB87C6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0" w:history="1">
            <w:r w:rsidR="005603A7" w:rsidRPr="00D5463B">
              <w:rPr>
                <w:rStyle w:val="Hyperlink"/>
                <w:noProof/>
              </w:rPr>
              <w:t>3.2.1. Mô tả tình huống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_Toc154958900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52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661EBF3E" w14:textId="686F6521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1" w:history="1">
            <w:r w:rsidR="005603A7" w:rsidRPr="00D5463B">
              <w:rPr>
                <w:rStyle w:val="Hyperlink"/>
                <w:noProof/>
              </w:rPr>
              <w:t>3.2.2. Minh họa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_Toc154958901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53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449B9D8B" w14:textId="5A62C543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2" w:history="1">
            <w:r w:rsidR="005603A7" w:rsidRPr="00D5463B">
              <w:rPr>
                <w:rStyle w:val="Hyperlink"/>
                <w:noProof/>
              </w:rPr>
              <w:t>3.2.3. Giải pháp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_Toc154958902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53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20F7A62E" w14:textId="03898892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3" w:history="1">
            <w:r w:rsidR="005603A7" w:rsidRPr="00D5463B">
              <w:rPr>
                <w:rStyle w:val="Hyperlink"/>
                <w:noProof/>
              </w:rPr>
              <w:t>3.3. Trường hợp phantom read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_Toc154958903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54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57AEED87" w14:textId="1484E648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4" w:history="1">
            <w:r w:rsidR="005603A7" w:rsidRPr="00D5463B">
              <w:rPr>
                <w:rStyle w:val="Hyperlink"/>
                <w:noProof/>
              </w:rPr>
              <w:t>3.3.1. Mô tả tình huống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_Toc154958904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54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6CDB446F" w14:textId="01BA1CDB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5" w:history="1">
            <w:r w:rsidR="005603A7" w:rsidRPr="00D5463B">
              <w:rPr>
                <w:rStyle w:val="Hyperlink"/>
                <w:noProof/>
              </w:rPr>
              <w:t>3.3.2. Minh họa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_Toc154958905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54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32DD41D9" w14:textId="43214ECC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6" w:history="1">
            <w:r w:rsidR="005603A7" w:rsidRPr="00D5463B">
              <w:rPr>
                <w:rStyle w:val="Hyperlink"/>
                <w:noProof/>
              </w:rPr>
              <w:t>3.3.3. Giải pháp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_Toc154958906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55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6D33EE7B" w14:textId="09D5BF3B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7" w:history="1">
            <w:r w:rsidR="005603A7" w:rsidRPr="00D5463B">
              <w:rPr>
                <w:rStyle w:val="Hyperlink"/>
                <w:noProof/>
              </w:rPr>
              <w:t>3.4. Trường hợp deadlock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_Toc154958907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55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C50DDEA" w14:textId="221C4A06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8" w:history="1">
            <w:r w:rsidR="005603A7" w:rsidRPr="00D5463B">
              <w:rPr>
                <w:rStyle w:val="Hyperlink"/>
                <w:noProof/>
              </w:rPr>
              <w:t>3.4.1. Mô tả tình huống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_Toc154958908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55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455E5650" w14:textId="2EEA2BC1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09" w:history="1">
            <w:r w:rsidR="005603A7" w:rsidRPr="00D5463B">
              <w:rPr>
                <w:rStyle w:val="Hyperlink"/>
                <w:noProof/>
              </w:rPr>
              <w:t>3.4.2. Minh họa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_Toc154958909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55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4F222217" w14:textId="5CCE8F3E" w:rsidR="005603A7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0" w:history="1">
            <w:r w:rsidR="005603A7" w:rsidRPr="00D5463B">
              <w:rPr>
                <w:rStyle w:val="Hyperlink"/>
                <w:noProof/>
              </w:rPr>
              <w:t>3.4.3. Giải pháp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_Toc154958910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56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6B829CD3" w14:textId="485106FE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1" w:history="1">
            <w:r w:rsidR="005603A7" w:rsidRPr="00D5463B">
              <w:rPr>
                <w:rStyle w:val="Hyperlink"/>
                <w:noProof/>
              </w:rPr>
              <w:t>3.5. Trường hợp Dirty read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_Toc154958911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56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0CC74E01" w14:textId="0F2CBBF1" w:rsidR="005603A7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2" w:history="1">
            <w:r w:rsidR="005603A7" w:rsidRPr="00D5463B">
              <w:rPr>
                <w:rStyle w:val="Hyperlink"/>
                <w:noProof/>
              </w:rPr>
              <w:t>4. Thực hiện tối ưu hóa truy vấn trên môi trường phân tán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_Toc154958912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57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55083FDF" w14:textId="64F75CCE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3" w:history="1">
            <w:r w:rsidR="005603A7" w:rsidRPr="00D5463B">
              <w:rPr>
                <w:rStyle w:val="Hyperlink"/>
                <w:noProof/>
              </w:rPr>
              <w:t>4.1. Câu truy vấn đơn giản chưa tối ưu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_Toc154958913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57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3887411A" w14:textId="7BF519D8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4" w:history="1">
            <w:r w:rsidR="005603A7" w:rsidRPr="00D5463B">
              <w:rPr>
                <w:rStyle w:val="Hyperlink"/>
                <w:noProof/>
              </w:rPr>
              <w:t>4.2. EXPLAIN QUERY câu truy vấn đơn giản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_Toc154958914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57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37D95C49" w14:textId="2084DC6F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5" w:history="1">
            <w:r w:rsidR="005603A7" w:rsidRPr="00D5463B">
              <w:rPr>
                <w:rStyle w:val="Hyperlink"/>
                <w:noProof/>
              </w:rPr>
              <w:t>4.3. Tối ưu hóa câu truy vấn cục bộ, phân tán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_Toc154958915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60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28B62E31" w14:textId="46D35354" w:rsidR="005603A7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6" w:history="1">
            <w:r w:rsidR="005603A7" w:rsidRPr="00D5463B">
              <w:rPr>
                <w:rStyle w:val="Hyperlink"/>
                <w:noProof/>
              </w:rPr>
              <w:t>4.4. Viết lại câu query trên môi trường phân tán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_Toc154958916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63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7016E730" w14:textId="3FCE0EC9" w:rsidR="005603A7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7" w:history="1">
            <w:r w:rsidR="005603A7" w:rsidRPr="00D5463B">
              <w:rPr>
                <w:rStyle w:val="Hyperlink"/>
                <w:noProof/>
              </w:rPr>
              <w:t>5. Phân công công việc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_Toc154958917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66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39B01107" w14:textId="0F0A64D3" w:rsidR="005603A7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54958918" w:history="1">
            <w:r w:rsidR="005603A7" w:rsidRPr="00D5463B">
              <w:rPr>
                <w:rStyle w:val="Hyperlink"/>
                <w:noProof/>
              </w:rPr>
              <w:t>6. Tài liệu tham khảo</w:t>
            </w:r>
            <w:r w:rsidR="005603A7">
              <w:rPr>
                <w:noProof/>
                <w:webHidden/>
              </w:rPr>
              <w:tab/>
            </w:r>
            <w:r w:rsidR="005603A7">
              <w:rPr>
                <w:noProof/>
                <w:webHidden/>
              </w:rPr>
              <w:fldChar w:fldCharType="begin"/>
            </w:r>
            <w:r w:rsidR="005603A7">
              <w:rPr>
                <w:noProof/>
                <w:webHidden/>
              </w:rPr>
              <w:instrText xml:space="preserve"> PAGEREF _Toc154958918 \h </w:instrText>
            </w:r>
            <w:r w:rsidR="005603A7">
              <w:rPr>
                <w:noProof/>
                <w:webHidden/>
              </w:rPr>
            </w:r>
            <w:r w:rsidR="005603A7">
              <w:rPr>
                <w:noProof/>
                <w:webHidden/>
              </w:rPr>
              <w:fldChar w:fldCharType="separate"/>
            </w:r>
            <w:r w:rsidR="005603A7">
              <w:rPr>
                <w:noProof/>
                <w:webHidden/>
              </w:rPr>
              <w:t>67</w:t>
            </w:r>
            <w:r w:rsidR="005603A7">
              <w:rPr>
                <w:noProof/>
                <w:webHidden/>
              </w:rPr>
              <w:fldChar w:fldCharType="end"/>
            </w:r>
          </w:hyperlink>
        </w:p>
        <w:p w14:paraId="64C0B271" w14:textId="328A054C" w:rsidR="00892D3B" w:rsidRDefault="00892D3B">
          <w:r w:rsidRPr="009E03DA">
            <w:rPr>
              <w:sz w:val="32"/>
              <w:szCs w:val="32"/>
            </w:rPr>
            <w:fldChar w:fldCharType="end"/>
          </w:r>
        </w:p>
      </w:sdtContent>
    </w:sdt>
    <w:p w14:paraId="66976D98" w14:textId="77777777" w:rsidR="00912E48" w:rsidRDefault="00912E48" w:rsidP="00A332C0"/>
    <w:p w14:paraId="6D4A1B98" w14:textId="77777777" w:rsidR="003E3E08" w:rsidRDefault="003E3E08" w:rsidP="00A332C0"/>
    <w:p w14:paraId="6F51AFBD" w14:textId="77777777" w:rsidR="003E3E08" w:rsidRDefault="003E3E08" w:rsidP="00A332C0"/>
    <w:p w14:paraId="5D25F57B" w14:textId="77777777" w:rsidR="003E3E08" w:rsidRDefault="003E3E08" w:rsidP="00A332C0"/>
    <w:p w14:paraId="12CA5295" w14:textId="77777777" w:rsidR="003E3E08" w:rsidRDefault="003E3E08" w:rsidP="00A332C0"/>
    <w:p w14:paraId="7651E43B" w14:textId="77777777" w:rsidR="003E3E08" w:rsidRDefault="003E3E08" w:rsidP="00A332C0"/>
    <w:p w14:paraId="23CD09EF" w14:textId="77777777" w:rsidR="003E3E08" w:rsidRDefault="003E3E08" w:rsidP="00A332C0"/>
    <w:p w14:paraId="65EDD2BB" w14:textId="77777777" w:rsidR="003E3E08" w:rsidRDefault="003E3E08" w:rsidP="00A332C0"/>
    <w:p w14:paraId="58C98A16" w14:textId="77777777" w:rsidR="003E3E08" w:rsidRDefault="003E3E08" w:rsidP="00A332C0"/>
    <w:p w14:paraId="4CEC84F2" w14:textId="77777777" w:rsidR="003E3E08" w:rsidRDefault="003E3E08" w:rsidP="00A332C0"/>
    <w:p w14:paraId="47D28FA0" w14:textId="77777777" w:rsidR="003E3E08" w:rsidRDefault="003E3E08" w:rsidP="00A332C0"/>
    <w:p w14:paraId="2080AA06" w14:textId="788E972D" w:rsidR="00F64498" w:rsidRDefault="00F64498">
      <w:r>
        <w:br w:type="page"/>
      </w:r>
    </w:p>
    <w:p w14:paraId="114AA0E5" w14:textId="77777777" w:rsidR="003E3E08" w:rsidRDefault="003E3E08" w:rsidP="00A332C0"/>
    <w:p w14:paraId="7196165F" w14:textId="59B7F98B" w:rsidR="001201DC" w:rsidRDefault="00A332C0" w:rsidP="00F23331">
      <w:pPr>
        <w:pStyle w:val="Heading1"/>
      </w:pPr>
      <w:bookmarkStart w:id="3" w:name="_Toc154958879"/>
      <w:r>
        <w:t>Thiết kế CSDL Phân Tán</w:t>
      </w:r>
      <w:bookmarkEnd w:id="3"/>
    </w:p>
    <w:p w14:paraId="6D09AD2C" w14:textId="0E8BC3FD" w:rsidR="00A332C0" w:rsidRDefault="77215151" w:rsidP="00DB7651">
      <w:pPr>
        <w:pStyle w:val="Heading2"/>
      </w:pPr>
      <w:bookmarkStart w:id="4" w:name="_Toc15495888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4"/>
      <w:proofErr w:type="spellEnd"/>
    </w:p>
    <w:p w14:paraId="237F6999" w14:textId="0D26B378" w:rsidR="77215151" w:rsidRDefault="77215151" w:rsidP="77215151">
      <w:r>
        <w:t xml:space="preserve">CSDL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Gido Foods</w:t>
      </w:r>
    </w:p>
    <w:p w14:paraId="4CF15FD0" w14:textId="3DB9527F" w:rsidR="77215151" w:rsidRDefault="77215151" w:rsidP="77215151">
      <w:proofErr w:type="spellStart"/>
      <w:r>
        <w:t>Hiện</w:t>
      </w:r>
      <w:proofErr w:type="spellEnd"/>
      <w:r>
        <w:t xml:space="preserve"> Gido Foods </w:t>
      </w:r>
      <w:proofErr w:type="spellStart"/>
      <w:r>
        <w:t>có</w:t>
      </w:r>
      <w:proofErr w:type="spellEnd"/>
      <w:r>
        <w:t xml:space="preserve"> 2 chi </w:t>
      </w:r>
      <w:proofErr w:type="spellStart"/>
      <w:r>
        <w:t>nhánh</w:t>
      </w:r>
      <w:proofErr w:type="spellEnd"/>
      <w:r>
        <w:t xml:space="preserve">, hay 2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gramStart"/>
      <w:r>
        <w:t xml:space="preserve">1,  </w:t>
      </w:r>
      <w:proofErr w:type="spellStart"/>
      <w:r>
        <w:t>nằm</w:t>
      </w:r>
      <w:proofErr w:type="spellEnd"/>
      <w:proofErr w:type="gramEnd"/>
      <w:r>
        <w:t xml:space="preserve"> ở 19A </w:t>
      </w:r>
      <w:proofErr w:type="spellStart"/>
      <w:r>
        <w:t>phường</w:t>
      </w:r>
      <w:proofErr w:type="spellEnd"/>
      <w:r>
        <w:t xml:space="preserve"> Linh Trung, </w:t>
      </w:r>
      <w:proofErr w:type="spellStart"/>
      <w:r>
        <w:t>Thủ</w:t>
      </w:r>
      <w:proofErr w:type="spellEnd"/>
      <w:r>
        <w:t xml:space="preserve"> Đức</w:t>
      </w:r>
    </w:p>
    <w:p w14:paraId="25EAF67F" w14:textId="77777777" w:rsidR="008F7F56" w:rsidRDefault="008F7F56" w:rsidP="77215151"/>
    <w:p w14:paraId="781631A5" w14:textId="217AFF6F" w:rsidR="77215151" w:rsidRDefault="77215151" w:rsidP="77215151"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br/>
      </w:r>
      <w:r>
        <w:br/>
      </w:r>
      <w:r w:rsidRPr="77215151">
        <w:rPr>
          <w:b/>
          <w:bCs/>
        </w:rPr>
        <w:t xml:space="preserve">CUAHANG </w:t>
      </w:r>
      <w:r>
        <w:t>(</w:t>
      </w:r>
      <w:r w:rsidRPr="77215151">
        <w:rPr>
          <w:u w:val="single"/>
        </w:rPr>
        <w:t>MACH</w:t>
      </w:r>
      <w:r>
        <w:t xml:space="preserve">, </w:t>
      </w:r>
      <w:proofErr w:type="spellStart"/>
      <w:r>
        <w:t>TenCH</w:t>
      </w:r>
      <w:proofErr w:type="spellEnd"/>
      <w:r>
        <w:t xml:space="preserve">, </w:t>
      </w:r>
      <w:proofErr w:type="spellStart"/>
      <w:r>
        <w:t>DiaChi</w:t>
      </w:r>
      <w:proofErr w:type="spellEnd"/>
      <w:r>
        <w:t>, SoDT)</w:t>
      </w:r>
    </w:p>
    <w:p w14:paraId="6FFD2E78" w14:textId="62C28E34" w:rsidR="77215151" w:rsidRDefault="77215151" w:rsidP="77215151">
      <w:r w:rsidRPr="77215151">
        <w:rPr>
          <w:i/>
          <w:iCs/>
        </w:rPr>
        <w:t xml:space="preserve">Tân </w:t>
      </w:r>
      <w:proofErr w:type="spellStart"/>
      <w:r w:rsidRPr="77215151">
        <w:rPr>
          <w:i/>
          <w:iCs/>
        </w:rPr>
        <w:t>từ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(MACH)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TenCH</w:t>
      </w:r>
      <w:proofErr w:type="spellEnd"/>
      <w:r>
        <w:t xml:space="preserve">),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(</w:t>
      </w:r>
      <w:proofErr w:type="spellStart"/>
      <w:r>
        <w:t>DiaChi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(SoDT)</w:t>
      </w:r>
    </w:p>
    <w:p w14:paraId="1E10A634" w14:textId="70C59771" w:rsidR="77215151" w:rsidRDefault="77215151" w:rsidP="77215151"/>
    <w:p w14:paraId="6260B9E3" w14:textId="5847BEDB" w:rsidR="77215151" w:rsidRDefault="77215151" w:rsidP="77215151">
      <w:r w:rsidRPr="77215151">
        <w:rPr>
          <w:b/>
          <w:bCs/>
        </w:rPr>
        <w:t>HAISAN</w:t>
      </w:r>
      <w:r>
        <w:t xml:space="preserve"> (</w:t>
      </w:r>
      <w:r w:rsidRPr="00BA165F">
        <w:rPr>
          <w:u w:val="single"/>
        </w:rPr>
        <w:t>MAHS</w:t>
      </w:r>
      <w:r>
        <w:t xml:space="preserve">, </w:t>
      </w:r>
      <w:proofErr w:type="spellStart"/>
      <w:r>
        <w:t>TenHS</w:t>
      </w:r>
      <w:proofErr w:type="spellEnd"/>
      <w:r>
        <w:t xml:space="preserve">, </w:t>
      </w:r>
      <w:proofErr w:type="spellStart"/>
      <w:r>
        <w:t>NgayNhap</w:t>
      </w:r>
      <w:proofErr w:type="spellEnd"/>
      <w:r>
        <w:t xml:space="preserve">, 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XuatXu</w:t>
      </w:r>
      <w:proofErr w:type="spellEnd"/>
      <w:r>
        <w:t xml:space="preserve">, </w:t>
      </w:r>
      <w:proofErr w:type="spellStart"/>
      <w:r>
        <w:t>GiaNhap</w:t>
      </w:r>
      <w:proofErr w:type="spellEnd"/>
      <w:r>
        <w:t xml:space="preserve">, </w:t>
      </w:r>
      <w:proofErr w:type="spellStart"/>
      <w:r>
        <w:t>GiaBan</w:t>
      </w:r>
      <w:proofErr w:type="spellEnd"/>
      <w:r>
        <w:t xml:space="preserve">, DVT) </w:t>
      </w:r>
    </w:p>
    <w:p w14:paraId="142E521E" w14:textId="1BF3E72F" w:rsidR="77215151" w:rsidRDefault="77215151" w:rsidP="77215151">
      <w:r w:rsidRPr="009F5BC6">
        <w:rPr>
          <w:i/>
          <w:iCs/>
        </w:rPr>
        <w:t xml:space="preserve">Tân </w:t>
      </w:r>
      <w:proofErr w:type="spellStart"/>
      <w:r w:rsidRPr="009F5BC6">
        <w:rPr>
          <w:i/>
          <w:iCs/>
        </w:rPr>
        <w:t>từ</w:t>
      </w:r>
      <w:proofErr w:type="spellEnd"/>
      <w:r w:rsidRPr="009F5BC6">
        <w:rPr>
          <w:i/>
          <w:iCs/>
        </w:rPr>
        <w:t>:</w:t>
      </w:r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Hải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(MAHS)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(</w:t>
      </w:r>
      <w:proofErr w:type="spellStart"/>
      <w:r>
        <w:t>TenHS</w:t>
      </w:r>
      <w:proofErr w:type="spellEnd"/>
      <w:r>
        <w:t xml:space="preserve">).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NgayNhap</w:t>
      </w:r>
      <w:proofErr w:type="spellEnd"/>
      <w:r>
        <w:t xml:space="preserve">),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xứ</w:t>
      </w:r>
      <w:proofErr w:type="spellEnd"/>
      <w:r>
        <w:t xml:space="preserve"> (</w:t>
      </w:r>
      <w:proofErr w:type="spellStart"/>
      <w:r>
        <w:t>XuatXu</w:t>
      </w:r>
      <w:proofErr w:type="spellEnd"/>
      <w:r>
        <w:t xml:space="preserve">),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GiaNhap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(</w:t>
      </w:r>
      <w:proofErr w:type="spellStart"/>
      <w:r>
        <w:t>GiaBan</w:t>
      </w:r>
      <w:proofErr w:type="spellEnd"/>
      <w:r>
        <w:t xml:space="preserve">),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14A44BF7" w14:textId="6DC8123A" w:rsidR="77215151" w:rsidRDefault="77215151" w:rsidP="77215151"/>
    <w:p w14:paraId="295D9227" w14:textId="096D301F" w:rsidR="77215151" w:rsidRPr="00661226" w:rsidRDefault="77215151" w:rsidP="77215151">
      <w:proofErr w:type="gramStart"/>
      <w:r w:rsidRPr="00661226">
        <w:rPr>
          <w:b/>
        </w:rPr>
        <w:t>LOAI</w:t>
      </w:r>
      <w:r w:rsidRPr="00661226">
        <w:t>(</w:t>
      </w:r>
      <w:proofErr w:type="spellStart"/>
      <w:proofErr w:type="gramEnd"/>
      <w:r w:rsidRPr="00661226">
        <w:rPr>
          <w:u w:val="single"/>
        </w:rPr>
        <w:t>MaLoai</w:t>
      </w:r>
      <w:proofErr w:type="spellEnd"/>
      <w:r w:rsidRPr="00661226">
        <w:t xml:space="preserve">, </w:t>
      </w:r>
      <w:proofErr w:type="spellStart"/>
      <w:r w:rsidRPr="00661226">
        <w:t>TenLoai</w:t>
      </w:r>
      <w:proofErr w:type="spellEnd"/>
      <w:r w:rsidRPr="00661226">
        <w:t>)</w:t>
      </w:r>
    </w:p>
    <w:p w14:paraId="6846748A" w14:textId="36E2EB0F" w:rsidR="003E207F" w:rsidRPr="00661226" w:rsidRDefault="00B20C35" w:rsidP="77215151">
      <w:r w:rsidRPr="003339E6">
        <w:rPr>
          <w:i/>
          <w:iCs/>
        </w:rPr>
        <w:t xml:space="preserve">Tân </w:t>
      </w:r>
      <w:proofErr w:type="spellStart"/>
      <w:r w:rsidRPr="003339E6">
        <w:rPr>
          <w:i/>
          <w:iCs/>
        </w:rPr>
        <w:t>từ</w:t>
      </w:r>
      <w:proofErr w:type="spellEnd"/>
      <w:r w:rsidRPr="003339E6">
        <w:rPr>
          <w:i/>
          <w:iCs/>
        </w:rPr>
        <w:t>:</w:t>
      </w:r>
      <w:r w:rsidRPr="00661226">
        <w:t xml:space="preserve"> </w:t>
      </w:r>
      <w:r w:rsidR="005466FB" w:rsidRPr="00661226">
        <w:t xml:space="preserve">Lưu </w:t>
      </w:r>
      <w:proofErr w:type="spellStart"/>
      <w:r w:rsidR="005466FB" w:rsidRPr="00661226">
        <w:t>phân</w:t>
      </w:r>
      <w:proofErr w:type="spellEnd"/>
      <w:r w:rsidR="005466FB" w:rsidRPr="00661226">
        <w:t xml:space="preserve"> </w:t>
      </w:r>
      <w:proofErr w:type="spellStart"/>
      <w:r w:rsidR="005466FB" w:rsidRPr="00661226">
        <w:t>loại</w:t>
      </w:r>
      <w:proofErr w:type="spellEnd"/>
      <w:r w:rsidR="005466FB" w:rsidRPr="00661226">
        <w:t xml:space="preserve"> </w:t>
      </w:r>
      <w:proofErr w:type="spellStart"/>
      <w:r w:rsidR="005466FB" w:rsidRPr="00661226">
        <w:t>hải</w:t>
      </w:r>
      <w:proofErr w:type="spellEnd"/>
      <w:r w:rsidR="005466FB" w:rsidRPr="00661226">
        <w:t xml:space="preserve"> </w:t>
      </w:r>
      <w:proofErr w:type="spellStart"/>
      <w:r w:rsidR="005466FB" w:rsidRPr="00661226">
        <w:t>sản</w:t>
      </w:r>
      <w:proofErr w:type="spellEnd"/>
      <w:r w:rsidR="005466FB" w:rsidRPr="00661226">
        <w:t xml:space="preserve">, </w:t>
      </w:r>
      <w:proofErr w:type="spellStart"/>
      <w:r w:rsidR="005466FB" w:rsidRPr="00661226">
        <w:t>mỗi</w:t>
      </w:r>
      <w:proofErr w:type="spellEnd"/>
      <w:r w:rsidR="005466FB" w:rsidRPr="00661226">
        <w:t xml:space="preserve"> </w:t>
      </w:r>
      <w:proofErr w:type="spellStart"/>
      <w:r w:rsidR="005466FB" w:rsidRPr="00661226">
        <w:t>loại</w:t>
      </w:r>
      <w:proofErr w:type="spellEnd"/>
      <w:r w:rsidR="005466FB" w:rsidRPr="00661226">
        <w:t xml:space="preserve"> </w:t>
      </w:r>
      <w:proofErr w:type="spellStart"/>
      <w:r w:rsidR="005466FB" w:rsidRPr="00661226">
        <w:t>hải</w:t>
      </w:r>
      <w:proofErr w:type="spellEnd"/>
      <w:r w:rsidR="005466FB" w:rsidRPr="00661226">
        <w:t xml:space="preserve"> </w:t>
      </w:r>
      <w:proofErr w:type="spellStart"/>
      <w:r w:rsidR="005466FB" w:rsidRPr="00661226">
        <w:t>sản</w:t>
      </w:r>
      <w:proofErr w:type="spellEnd"/>
      <w:r w:rsidR="005466FB" w:rsidRPr="00661226">
        <w:t xml:space="preserve"> </w:t>
      </w:r>
      <w:proofErr w:type="spellStart"/>
      <w:r w:rsidR="005466FB" w:rsidRPr="00661226">
        <w:t>sẽ</w:t>
      </w:r>
      <w:proofErr w:type="spellEnd"/>
      <w:r w:rsidR="005466FB" w:rsidRPr="00661226">
        <w:t xml:space="preserve"> </w:t>
      </w:r>
      <w:proofErr w:type="spellStart"/>
      <w:r w:rsidR="005466FB" w:rsidRPr="00661226">
        <w:t>có</w:t>
      </w:r>
      <w:proofErr w:type="spellEnd"/>
      <w:r w:rsidR="005466FB" w:rsidRPr="00661226">
        <w:t xml:space="preserve"> 1 </w:t>
      </w:r>
      <w:proofErr w:type="spellStart"/>
      <w:r w:rsidR="005466FB" w:rsidRPr="00661226">
        <w:t>mã</w:t>
      </w:r>
      <w:proofErr w:type="spellEnd"/>
      <w:r w:rsidR="008F3C13" w:rsidRPr="00661226">
        <w:t xml:space="preserve"> </w:t>
      </w:r>
      <w:proofErr w:type="spellStart"/>
      <w:r w:rsidR="008F3C13" w:rsidRPr="00661226">
        <w:t>loại</w:t>
      </w:r>
      <w:proofErr w:type="spellEnd"/>
      <w:r w:rsidR="005466FB" w:rsidRPr="00661226">
        <w:t xml:space="preserve"> </w:t>
      </w:r>
      <w:proofErr w:type="spellStart"/>
      <w:r w:rsidR="005466FB" w:rsidRPr="00661226">
        <w:t>hải</w:t>
      </w:r>
      <w:proofErr w:type="spellEnd"/>
      <w:r w:rsidR="005466FB" w:rsidRPr="00661226">
        <w:t xml:space="preserve"> </w:t>
      </w:r>
      <w:proofErr w:type="spellStart"/>
      <w:r w:rsidR="005466FB" w:rsidRPr="00661226">
        <w:t>sản</w:t>
      </w:r>
      <w:proofErr w:type="spellEnd"/>
      <w:r w:rsidR="005466FB" w:rsidRPr="00661226">
        <w:t xml:space="preserve"> (</w:t>
      </w:r>
      <w:proofErr w:type="spellStart"/>
      <w:r w:rsidR="008F3C13" w:rsidRPr="00661226">
        <w:t>MaLoai</w:t>
      </w:r>
      <w:proofErr w:type="spellEnd"/>
      <w:r w:rsidR="005466FB" w:rsidRPr="00661226">
        <w:t xml:space="preserve">) </w:t>
      </w:r>
      <w:proofErr w:type="spellStart"/>
      <w:r w:rsidR="005466FB" w:rsidRPr="00661226">
        <w:t>duy</w:t>
      </w:r>
      <w:proofErr w:type="spellEnd"/>
      <w:r w:rsidR="005466FB" w:rsidRPr="00661226">
        <w:t xml:space="preserve"> </w:t>
      </w:r>
      <w:proofErr w:type="spellStart"/>
      <w:r w:rsidR="005466FB" w:rsidRPr="00661226">
        <w:t>nhất</w:t>
      </w:r>
      <w:proofErr w:type="spellEnd"/>
      <w:r w:rsidR="005466FB" w:rsidRPr="00661226">
        <w:t xml:space="preserve"> </w:t>
      </w:r>
      <w:proofErr w:type="spellStart"/>
      <w:r w:rsidR="005466FB" w:rsidRPr="00661226">
        <w:t>là</w:t>
      </w:r>
      <w:proofErr w:type="spellEnd"/>
      <w:r w:rsidR="005466FB" w:rsidRPr="00661226">
        <w:t xml:space="preserve"> </w:t>
      </w:r>
      <w:proofErr w:type="spellStart"/>
      <w:r w:rsidR="005466FB" w:rsidRPr="00661226">
        <w:t>tên</w:t>
      </w:r>
      <w:proofErr w:type="spellEnd"/>
      <w:r w:rsidR="005466FB" w:rsidRPr="00661226">
        <w:t xml:space="preserve"> </w:t>
      </w:r>
      <w:proofErr w:type="spellStart"/>
      <w:r w:rsidR="005466FB" w:rsidRPr="00661226">
        <w:t>gọi</w:t>
      </w:r>
      <w:proofErr w:type="spellEnd"/>
      <w:r w:rsidR="008F3C13" w:rsidRPr="00661226">
        <w:t xml:space="preserve"> (</w:t>
      </w:r>
      <w:proofErr w:type="spellStart"/>
      <w:r w:rsidR="008F3C13" w:rsidRPr="00661226">
        <w:t>TenLoai</w:t>
      </w:r>
      <w:proofErr w:type="spellEnd"/>
      <w:r w:rsidR="008F3C13" w:rsidRPr="00661226">
        <w:t>)</w:t>
      </w:r>
    </w:p>
    <w:p w14:paraId="1FA35B33" w14:textId="77777777" w:rsidR="008F3C13" w:rsidRPr="00661226" w:rsidRDefault="008F3C13" w:rsidP="77215151"/>
    <w:p w14:paraId="4D9EDB46" w14:textId="6E6D228C" w:rsidR="008F3C13" w:rsidRPr="00293F83" w:rsidRDefault="00293F83" w:rsidP="00293F83">
      <w:r w:rsidRPr="00293F83">
        <w:rPr>
          <w:b/>
          <w:bCs/>
        </w:rPr>
        <w:t>NHANVIEN</w:t>
      </w:r>
      <w:r w:rsidRPr="00293F83">
        <w:t xml:space="preserve"> (</w:t>
      </w:r>
      <w:r w:rsidRPr="00293F83">
        <w:rPr>
          <w:u w:val="single"/>
        </w:rPr>
        <w:t>MANV</w:t>
      </w:r>
      <w:r>
        <w:t xml:space="preserve">, </w:t>
      </w:r>
      <w:proofErr w:type="spellStart"/>
      <w:r w:rsidRPr="00293F83">
        <w:t>TenNV</w:t>
      </w:r>
      <w:proofErr w:type="spellEnd"/>
      <w:r>
        <w:t xml:space="preserve">, </w:t>
      </w:r>
      <w:proofErr w:type="spellStart"/>
      <w:r w:rsidRPr="00293F83">
        <w:t>DiaChi</w:t>
      </w:r>
      <w:proofErr w:type="spellEnd"/>
      <w:r>
        <w:t>,</w:t>
      </w:r>
      <w:r w:rsidRPr="00293F83">
        <w:t xml:space="preserve"> SoDT</w:t>
      </w:r>
      <w:r>
        <w:t>,</w:t>
      </w:r>
      <w:r w:rsidRPr="00293F83">
        <w:t xml:space="preserve"> MACH</w:t>
      </w:r>
      <w:r>
        <w:t>)</w:t>
      </w:r>
    </w:p>
    <w:p w14:paraId="67F4C301" w14:textId="5F841C49" w:rsidR="77215151" w:rsidRDefault="00293F83" w:rsidP="77215151">
      <w:r w:rsidRPr="003339E6">
        <w:rPr>
          <w:i/>
          <w:iCs/>
        </w:rPr>
        <w:t xml:space="preserve">Tân </w:t>
      </w:r>
      <w:proofErr w:type="spellStart"/>
      <w:r w:rsidRPr="003339E6">
        <w:rPr>
          <w:i/>
          <w:iCs/>
        </w:rPr>
        <w:t>từ</w:t>
      </w:r>
      <w:proofErr w:type="spellEnd"/>
      <w:r w:rsidRPr="003339E6">
        <w:rPr>
          <w:i/>
          <w:iCs/>
        </w:rPr>
        <w:t>:</w:t>
      </w:r>
      <w:r>
        <w:t xml:space="preserve"> Lưu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 w:rsidRPr="00293F83">
        <w:t>Mỗi</w:t>
      </w:r>
      <w:proofErr w:type="spellEnd"/>
      <w:r w:rsidRPr="00293F83">
        <w:t xml:space="preserve"> </w:t>
      </w:r>
      <w:proofErr w:type="spellStart"/>
      <w:r w:rsidRPr="00293F83">
        <w:t>nhân</w:t>
      </w:r>
      <w:proofErr w:type="spellEnd"/>
      <w:r w:rsidRPr="00293F83">
        <w:t xml:space="preserve"> </w:t>
      </w:r>
      <w:proofErr w:type="spellStart"/>
      <w:r w:rsidRPr="00293F83">
        <w:t>viên</w:t>
      </w:r>
      <w:proofErr w:type="spellEnd"/>
      <w:r w:rsidRPr="00293F83">
        <w:t xml:space="preserve"> </w:t>
      </w:r>
      <w:proofErr w:type="spellStart"/>
      <w:r w:rsidRPr="00293F83">
        <w:t>sẽ</w:t>
      </w:r>
      <w:proofErr w:type="spellEnd"/>
      <w:r w:rsidRPr="00293F83">
        <w:t xml:space="preserve"> </w:t>
      </w:r>
      <w:proofErr w:type="spellStart"/>
      <w:r w:rsidRPr="00293F83">
        <w:t>có</w:t>
      </w:r>
      <w:proofErr w:type="spellEnd"/>
      <w:r w:rsidRPr="00293F83">
        <w:t xml:space="preserve"> </w:t>
      </w:r>
      <w:proofErr w:type="spellStart"/>
      <w:r w:rsidRPr="00293F83">
        <w:t>mã</w:t>
      </w:r>
      <w:proofErr w:type="spellEnd"/>
      <w:r w:rsidRPr="00293F83">
        <w:t xml:space="preserve"> </w:t>
      </w:r>
      <w:proofErr w:type="spellStart"/>
      <w:r w:rsidRPr="00293F83">
        <w:t>nh</w:t>
      </w:r>
      <w:r>
        <w:t>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(MANV)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(</w:t>
      </w:r>
      <w:proofErr w:type="spellStart"/>
      <w:r w:rsidRPr="00293F83">
        <w:t>TenNV</w:t>
      </w:r>
      <w:proofErr w:type="spellEnd"/>
      <w:r>
        <w:t xml:space="preserve">),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(</w:t>
      </w:r>
      <w:proofErr w:type="spellStart"/>
      <w:r w:rsidRPr="00293F83">
        <w:t>DiaChi</w:t>
      </w:r>
      <w:proofErr w:type="spellEnd"/>
      <w:r>
        <w:t xml:space="preserve">),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(</w:t>
      </w:r>
      <w:r w:rsidRPr="00293F83">
        <w:t>SoDT</w:t>
      </w:r>
      <w:r>
        <w:t xml:space="preserve">),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</w:t>
      </w:r>
      <w:r w:rsidRPr="00293F83">
        <w:t>MACH</w:t>
      </w:r>
      <w:r>
        <w:t>)</w:t>
      </w:r>
    </w:p>
    <w:p w14:paraId="6B3DD2CF" w14:textId="77777777" w:rsidR="008F7F56" w:rsidRDefault="008F7F56" w:rsidP="77215151"/>
    <w:p w14:paraId="04EE9EBE" w14:textId="77777777" w:rsidR="00F64498" w:rsidRDefault="00F64498" w:rsidP="00E8008D">
      <w:pPr>
        <w:rPr>
          <w:b/>
          <w:bCs/>
        </w:rPr>
      </w:pPr>
    </w:p>
    <w:p w14:paraId="3F230E2F" w14:textId="770B3B4B" w:rsidR="00E8008D" w:rsidRDefault="00840816" w:rsidP="00E8008D">
      <w:r w:rsidRPr="002338E4">
        <w:rPr>
          <w:b/>
          <w:bCs/>
        </w:rPr>
        <w:t>KHOHS</w:t>
      </w:r>
      <w:r w:rsidR="004333EA">
        <w:rPr>
          <w:b/>
          <w:bCs/>
        </w:rPr>
        <w:t>_</w:t>
      </w:r>
      <w:r w:rsidR="004333EA" w:rsidRPr="004333EA">
        <w:t xml:space="preserve"> </w:t>
      </w:r>
      <w:r w:rsidR="004333EA" w:rsidRPr="004333EA">
        <w:rPr>
          <w:b/>
          <w:bCs/>
        </w:rPr>
        <w:t>QLKHO</w:t>
      </w:r>
      <w:r w:rsidR="00E8008D">
        <w:t xml:space="preserve"> (</w:t>
      </w:r>
      <w:r w:rsidR="00E8008D" w:rsidRPr="00E8008D">
        <w:rPr>
          <w:u w:val="single"/>
        </w:rPr>
        <w:t>MACH, MAHS</w:t>
      </w:r>
      <w:r w:rsidR="00E8008D">
        <w:t xml:space="preserve">, </w:t>
      </w:r>
      <w:proofErr w:type="spellStart"/>
      <w:r w:rsidR="00E8008D">
        <w:t>SoLuong</w:t>
      </w:r>
      <w:proofErr w:type="spellEnd"/>
      <w:r w:rsidR="00E8008D">
        <w:t xml:space="preserve">, </w:t>
      </w:r>
      <w:proofErr w:type="spellStart"/>
      <w:r w:rsidR="00E8008D">
        <w:t>NgayCapNhat</w:t>
      </w:r>
      <w:proofErr w:type="spellEnd"/>
      <w:r w:rsidR="00E8008D">
        <w:t>)</w:t>
      </w:r>
    </w:p>
    <w:p w14:paraId="4B128C62" w14:textId="3BAACA82" w:rsidR="002338E4" w:rsidRDefault="002338E4" w:rsidP="00E8008D">
      <w:r w:rsidRPr="003339E6">
        <w:rPr>
          <w:i/>
          <w:iCs/>
        </w:rPr>
        <w:t xml:space="preserve">Tân </w:t>
      </w:r>
      <w:proofErr w:type="spellStart"/>
      <w:r w:rsidRPr="003339E6">
        <w:rPr>
          <w:i/>
          <w:iCs/>
        </w:rPr>
        <w:t>từ</w:t>
      </w:r>
      <w:proofErr w:type="spellEnd"/>
      <w:r w:rsidRPr="003339E6">
        <w:rPr>
          <w:i/>
          <w:iCs/>
        </w:rPr>
        <w:t>:</w:t>
      </w:r>
      <w:r>
        <w:t xml:space="preserve"> Thông tin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 w:rsidR="00852F38">
        <w:t xml:space="preserve"> </w:t>
      </w:r>
      <w:proofErr w:type="spellStart"/>
      <w:r w:rsidR="00852F38">
        <w:t>dành</w:t>
      </w:r>
      <w:proofErr w:type="spellEnd"/>
      <w:r w:rsidR="00852F38">
        <w:t xml:space="preserve"> </w:t>
      </w:r>
      <w:proofErr w:type="spellStart"/>
      <w:r w:rsidR="00852F38">
        <w:t>cho</w:t>
      </w:r>
      <w:proofErr w:type="spellEnd"/>
      <w:r w:rsidR="00852F38">
        <w:t xml:space="preserve"> </w:t>
      </w:r>
      <w:proofErr w:type="spellStart"/>
      <w:r w:rsidR="00852F38">
        <w:t>việc</w:t>
      </w:r>
      <w:proofErr w:type="spellEnd"/>
      <w:r w:rsidR="00852F38">
        <w:t xml:space="preserve"> </w:t>
      </w:r>
      <w:proofErr w:type="spellStart"/>
      <w:r w:rsidR="00852F38">
        <w:t>quản</w:t>
      </w:r>
      <w:proofErr w:type="spellEnd"/>
      <w:r w:rsidR="00852F38">
        <w:t xml:space="preserve"> </w:t>
      </w:r>
      <w:proofErr w:type="spellStart"/>
      <w:r w:rsidR="00852F38">
        <w:t>lý</w:t>
      </w:r>
      <w:proofErr w:type="spellEnd"/>
      <w:r w:rsidR="00852F38">
        <w:t xml:space="preserve"> </w:t>
      </w:r>
      <w:proofErr w:type="spellStart"/>
      <w:r w:rsidR="00852F38">
        <w:t>kho</w:t>
      </w:r>
      <w:proofErr w:type="spellEnd"/>
      <w:r>
        <w:t xml:space="preserve">. </w:t>
      </w:r>
      <w:proofErr w:type="spellStart"/>
      <w:r w:rsidR="002A5CD2">
        <w:t>Được</w:t>
      </w:r>
      <w:proofErr w:type="spellEnd"/>
      <w:r w:rsidR="002A5CD2">
        <w:t xml:space="preserve"> </w:t>
      </w:r>
      <w:proofErr w:type="spellStart"/>
      <w:r w:rsidR="002A5CD2">
        <w:t>định</w:t>
      </w:r>
      <w:proofErr w:type="spellEnd"/>
      <w:r w:rsidR="002A5CD2">
        <w:t xml:space="preserve"> </w:t>
      </w:r>
      <w:proofErr w:type="spellStart"/>
      <w:r w:rsidR="002A5CD2">
        <w:t>danh</w:t>
      </w:r>
      <w:proofErr w:type="spellEnd"/>
      <w:r w:rsidR="002A5CD2">
        <w:t xml:space="preserve"> </w:t>
      </w:r>
      <w:proofErr w:type="spellStart"/>
      <w:r w:rsidR="002A5CD2">
        <w:t>bằng</w:t>
      </w:r>
      <w:proofErr w:type="spellEnd"/>
      <w:r w:rsidR="002A5CD2">
        <w:t xml:space="preserve"> </w:t>
      </w:r>
      <w:proofErr w:type="spellStart"/>
      <w:r w:rsidR="002A5CD2">
        <w:t>cặp</w:t>
      </w:r>
      <w:proofErr w:type="spellEnd"/>
      <w:r w:rsidR="002A5CD2">
        <w:t xml:space="preserve"> </w:t>
      </w:r>
      <w:proofErr w:type="spellStart"/>
      <w:r w:rsidR="002A5CD2">
        <w:t>khóa</w:t>
      </w:r>
      <w:proofErr w:type="spellEnd"/>
      <w:r w:rsidR="002A5CD2">
        <w:t xml:space="preserve"> </w:t>
      </w:r>
      <w:proofErr w:type="spellStart"/>
      <w:r w:rsidR="002A5CD2">
        <w:t>Mã</w:t>
      </w:r>
      <w:proofErr w:type="spellEnd"/>
      <w:r w:rsidR="002A5CD2">
        <w:t xml:space="preserve"> </w:t>
      </w:r>
      <w:proofErr w:type="spellStart"/>
      <w:r w:rsidR="002A5CD2">
        <w:t>Cửa</w:t>
      </w:r>
      <w:proofErr w:type="spellEnd"/>
      <w:r w:rsidR="002A5CD2">
        <w:t xml:space="preserve"> </w:t>
      </w:r>
      <w:proofErr w:type="spellStart"/>
      <w:r w:rsidR="002A5CD2">
        <w:t>hàng</w:t>
      </w:r>
      <w:proofErr w:type="spellEnd"/>
      <w:r w:rsidR="002A5CD2">
        <w:t xml:space="preserve"> </w:t>
      </w:r>
      <w:proofErr w:type="spellStart"/>
      <w:r w:rsidR="002A5CD2">
        <w:t>và</w:t>
      </w:r>
      <w:proofErr w:type="spellEnd"/>
      <w:r w:rsidR="002A5CD2">
        <w:t xml:space="preserve"> </w:t>
      </w:r>
      <w:proofErr w:type="spellStart"/>
      <w:r w:rsidR="002A5CD2">
        <w:t>Mã</w:t>
      </w:r>
      <w:proofErr w:type="spellEnd"/>
      <w:r w:rsidR="002A5CD2">
        <w:t xml:space="preserve"> </w:t>
      </w:r>
      <w:proofErr w:type="spellStart"/>
      <w:r w:rsidR="002A5CD2">
        <w:t>hải</w:t>
      </w:r>
      <w:proofErr w:type="spellEnd"/>
      <w:r w:rsidR="002A5CD2">
        <w:t xml:space="preserve"> </w:t>
      </w:r>
      <w:proofErr w:type="spellStart"/>
      <w:r w:rsidR="002A5CD2">
        <w:t>sản</w:t>
      </w:r>
      <w:proofErr w:type="spellEnd"/>
      <w:r w:rsidR="002A5CD2">
        <w:t xml:space="preserve"> (</w:t>
      </w:r>
      <w:r w:rsidR="002A5CD2" w:rsidRPr="002A5CD2">
        <w:t>MACH, MAHS)</w:t>
      </w:r>
      <w:r w:rsidR="002A5CD2">
        <w:t xml:space="preserve">, </w:t>
      </w:r>
      <w:proofErr w:type="spellStart"/>
      <w:r w:rsidR="002A5CD2">
        <w:t>bên</w:t>
      </w:r>
      <w:proofErr w:type="spellEnd"/>
      <w:r w:rsidR="002A5CD2">
        <w:t xml:space="preserve"> </w:t>
      </w:r>
      <w:proofErr w:type="spellStart"/>
      <w:r w:rsidR="002A5CD2">
        <w:t>cạnh</w:t>
      </w:r>
      <w:proofErr w:type="spellEnd"/>
      <w:r w:rsidR="002A5CD2">
        <w:t xml:space="preserve"> </w:t>
      </w:r>
      <w:proofErr w:type="spellStart"/>
      <w:r w:rsidR="002A5CD2">
        <w:t>đó</w:t>
      </w:r>
      <w:proofErr w:type="spellEnd"/>
      <w:r w:rsidR="002A5CD2">
        <w:t xml:space="preserve"> </w:t>
      </w:r>
      <w:proofErr w:type="spellStart"/>
      <w:r w:rsidR="002A5CD2">
        <w:t>còn</w:t>
      </w:r>
      <w:proofErr w:type="spellEnd"/>
      <w:r w:rsidR="002A5CD2">
        <w:t xml:space="preserve"> </w:t>
      </w:r>
      <w:proofErr w:type="spellStart"/>
      <w:r w:rsidR="002A5CD2">
        <w:t>có</w:t>
      </w:r>
      <w:proofErr w:type="spellEnd"/>
      <w:r w:rsidR="002A5CD2">
        <w:t xml:space="preserve"> </w:t>
      </w:r>
      <w:proofErr w:type="spellStart"/>
      <w:r w:rsidR="002A5CD2">
        <w:t>số</w:t>
      </w:r>
      <w:proofErr w:type="spellEnd"/>
      <w:r w:rsidR="002A5CD2">
        <w:t xml:space="preserve"> </w:t>
      </w:r>
      <w:proofErr w:type="spellStart"/>
      <w:r w:rsidR="002A5CD2">
        <w:t>lượng</w:t>
      </w:r>
      <w:proofErr w:type="spellEnd"/>
      <w:r w:rsidR="002A5CD2">
        <w:t xml:space="preserve"> </w:t>
      </w:r>
      <w:proofErr w:type="spellStart"/>
      <w:r w:rsidR="002A5CD2">
        <w:t>tồn</w:t>
      </w:r>
      <w:proofErr w:type="spellEnd"/>
      <w:r w:rsidR="002A5CD2">
        <w:t xml:space="preserve"> </w:t>
      </w:r>
      <w:proofErr w:type="spellStart"/>
      <w:r w:rsidR="002A5CD2">
        <w:t>kho</w:t>
      </w:r>
      <w:proofErr w:type="spellEnd"/>
      <w:r w:rsidR="002A5CD2">
        <w:t xml:space="preserve"> </w:t>
      </w:r>
      <w:proofErr w:type="spellStart"/>
      <w:r w:rsidR="002A5CD2">
        <w:t>hiện</w:t>
      </w:r>
      <w:proofErr w:type="spellEnd"/>
      <w:r w:rsidR="002A5CD2">
        <w:t xml:space="preserve"> </w:t>
      </w:r>
      <w:proofErr w:type="spellStart"/>
      <w:r w:rsidR="002A5CD2">
        <w:t>tại</w:t>
      </w:r>
      <w:proofErr w:type="spellEnd"/>
      <w:r w:rsidR="006474D6">
        <w:t xml:space="preserve"> (</w:t>
      </w:r>
      <w:proofErr w:type="spellStart"/>
      <w:r w:rsidR="006474D6">
        <w:t>SoLuon</w:t>
      </w:r>
      <w:r w:rsidR="00852F38">
        <w:t>g</w:t>
      </w:r>
      <w:proofErr w:type="spellEnd"/>
      <w:r w:rsidR="006474D6">
        <w:t>)</w:t>
      </w:r>
      <w:r w:rsidR="00721E23">
        <w:t xml:space="preserve">, </w:t>
      </w:r>
      <w:proofErr w:type="spellStart"/>
      <w:r w:rsidR="00721E23">
        <w:t>và</w:t>
      </w:r>
      <w:proofErr w:type="spellEnd"/>
      <w:r w:rsidR="00721E23">
        <w:t xml:space="preserve"> </w:t>
      </w:r>
      <w:proofErr w:type="spellStart"/>
      <w:r w:rsidR="00CC348B">
        <w:t>ngày</w:t>
      </w:r>
      <w:proofErr w:type="spellEnd"/>
      <w:r w:rsidR="00CC348B">
        <w:t xml:space="preserve"> </w:t>
      </w:r>
      <w:proofErr w:type="spellStart"/>
      <w:r w:rsidR="00362B50">
        <w:t>sớm</w:t>
      </w:r>
      <w:proofErr w:type="spellEnd"/>
      <w:r w:rsidR="00362B50">
        <w:t xml:space="preserve"> </w:t>
      </w:r>
      <w:proofErr w:type="spellStart"/>
      <w:r w:rsidR="00362B50">
        <w:t>nhất</w:t>
      </w:r>
      <w:proofErr w:type="spellEnd"/>
      <w:r w:rsidR="00362B50">
        <w:t xml:space="preserve"> </w:t>
      </w:r>
      <w:proofErr w:type="spellStart"/>
      <w:r w:rsidR="006474D6">
        <w:t>thông</w:t>
      </w:r>
      <w:proofErr w:type="spellEnd"/>
      <w:r w:rsidR="006474D6">
        <w:t xml:space="preserve"> tin </w:t>
      </w:r>
      <w:proofErr w:type="spellStart"/>
      <w:r w:rsidR="006474D6">
        <w:t>được</w:t>
      </w:r>
      <w:proofErr w:type="spellEnd"/>
      <w:r w:rsidR="006474D6">
        <w:t xml:space="preserve"> </w:t>
      </w:r>
      <w:proofErr w:type="spellStart"/>
      <w:r w:rsidR="006474D6">
        <w:t>cập</w:t>
      </w:r>
      <w:proofErr w:type="spellEnd"/>
      <w:r w:rsidR="006474D6">
        <w:t xml:space="preserve"> </w:t>
      </w:r>
      <w:proofErr w:type="spellStart"/>
      <w:r w:rsidR="006474D6">
        <w:t>nhật</w:t>
      </w:r>
      <w:proofErr w:type="spellEnd"/>
      <w:r w:rsidR="006474D6">
        <w:t xml:space="preserve"> (</w:t>
      </w:r>
      <w:proofErr w:type="spellStart"/>
      <w:r w:rsidR="006474D6">
        <w:t>NgayCapNhat</w:t>
      </w:r>
      <w:proofErr w:type="spellEnd"/>
      <w:r w:rsidR="006474D6">
        <w:t>).</w:t>
      </w:r>
    </w:p>
    <w:p w14:paraId="1CC8AFAB" w14:textId="77777777" w:rsidR="004333EA" w:rsidRDefault="004333EA" w:rsidP="00E8008D"/>
    <w:p w14:paraId="56A1DF21" w14:textId="42337D0C" w:rsidR="004333EA" w:rsidRDefault="004333EA" w:rsidP="004333EA">
      <w:r w:rsidRPr="002338E4">
        <w:rPr>
          <w:b/>
          <w:bCs/>
        </w:rPr>
        <w:t>KHOHS</w:t>
      </w:r>
      <w:r>
        <w:rPr>
          <w:b/>
          <w:bCs/>
        </w:rPr>
        <w:t>_</w:t>
      </w:r>
      <w:r w:rsidRPr="004333EA">
        <w:t xml:space="preserve"> </w:t>
      </w:r>
      <w:r>
        <w:rPr>
          <w:b/>
          <w:bCs/>
        </w:rPr>
        <w:t>NVBH</w:t>
      </w:r>
      <w:r>
        <w:t xml:space="preserve"> (</w:t>
      </w:r>
      <w:r w:rsidRPr="00E8008D">
        <w:rPr>
          <w:u w:val="single"/>
        </w:rPr>
        <w:t>MACH, MAHS</w:t>
      </w:r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TinhTrang</w:t>
      </w:r>
      <w:proofErr w:type="spellEnd"/>
      <w:r w:rsidR="00852F38">
        <w:t>)</w:t>
      </w:r>
    </w:p>
    <w:p w14:paraId="1AF9C64A" w14:textId="2864C3DC" w:rsidR="004333EA" w:rsidRDefault="004333EA" w:rsidP="004333EA">
      <w:r w:rsidRPr="003339E6">
        <w:rPr>
          <w:i/>
          <w:iCs/>
        </w:rPr>
        <w:t xml:space="preserve">Tân </w:t>
      </w:r>
      <w:proofErr w:type="spellStart"/>
      <w:r w:rsidRPr="003339E6">
        <w:rPr>
          <w:i/>
          <w:iCs/>
        </w:rPr>
        <w:t>từ</w:t>
      </w:r>
      <w:proofErr w:type="spellEnd"/>
      <w:r w:rsidRPr="003339E6">
        <w:rPr>
          <w:i/>
          <w:iCs/>
        </w:rPr>
        <w:t>:</w:t>
      </w:r>
      <w:r>
        <w:t xml:space="preserve"> Thông tin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 w:rsidR="00852F38">
        <w:t xml:space="preserve"> </w:t>
      </w:r>
      <w:proofErr w:type="spellStart"/>
      <w:r w:rsidR="00852F38">
        <w:t>thuận</w:t>
      </w:r>
      <w:proofErr w:type="spellEnd"/>
      <w:r w:rsidR="00852F38">
        <w:t xml:space="preserve"> </w:t>
      </w:r>
      <w:proofErr w:type="spellStart"/>
      <w:r w:rsidR="00852F38">
        <w:t>tiện</w:t>
      </w:r>
      <w:proofErr w:type="spellEnd"/>
      <w:r w:rsidR="00852F38">
        <w:t xml:space="preserve"> </w:t>
      </w:r>
      <w:proofErr w:type="spellStart"/>
      <w:r w:rsidR="00852F38">
        <w:t>dành</w:t>
      </w:r>
      <w:proofErr w:type="spellEnd"/>
      <w:r w:rsidR="00852F38">
        <w:t xml:space="preserve"> </w:t>
      </w:r>
      <w:proofErr w:type="spellStart"/>
      <w:r w:rsidR="00852F38">
        <w:t>cho</w:t>
      </w:r>
      <w:proofErr w:type="spellEnd"/>
      <w:r w:rsidR="00852F38">
        <w:t xml:space="preserve"> </w:t>
      </w:r>
      <w:proofErr w:type="spellStart"/>
      <w:r w:rsidR="00852F38">
        <w:t>việc</w:t>
      </w:r>
      <w:proofErr w:type="spellEnd"/>
      <w:r w:rsidR="00852F38">
        <w:t xml:space="preserve"> </w:t>
      </w:r>
      <w:proofErr w:type="spellStart"/>
      <w:r w:rsidR="00852F38">
        <w:t>bán</w:t>
      </w:r>
      <w:proofErr w:type="spellEnd"/>
      <w:r w:rsidR="00852F38">
        <w:t xml:space="preserve"> </w:t>
      </w:r>
      <w:proofErr w:type="spellStart"/>
      <w:r w:rsidR="00852F38">
        <w:t>hàng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(</w:t>
      </w:r>
      <w:r w:rsidRPr="002A5CD2">
        <w:t>MACH, MAHS)</w:t>
      </w:r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ở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(‘Het hang’, ‘Con hang’)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 w:rsidR="0051653C">
        <w:t xml:space="preserve"> </w:t>
      </w:r>
      <w:proofErr w:type="spellStart"/>
      <w:r w:rsidR="0051653C">
        <w:t>của</w:t>
      </w:r>
      <w:proofErr w:type="spellEnd"/>
      <w:r w:rsidR="0051653C">
        <w:t xml:space="preserve"> </w:t>
      </w:r>
      <w:proofErr w:type="spellStart"/>
      <w:r w:rsidR="0051653C">
        <w:t>hải</w:t>
      </w:r>
      <w:proofErr w:type="spellEnd"/>
      <w:r w:rsidR="0051653C">
        <w:t xml:space="preserve"> </w:t>
      </w:r>
      <w:proofErr w:type="spellStart"/>
      <w:r w:rsidR="0051653C">
        <w:t>sản</w:t>
      </w:r>
      <w:proofErr w:type="spellEnd"/>
      <w:r w:rsidR="0051653C">
        <w:t xml:space="preserve"> </w:t>
      </w:r>
      <w:proofErr w:type="spellStart"/>
      <w:r w:rsidR="0051653C">
        <w:t>đó</w:t>
      </w:r>
      <w:proofErr w:type="spellEnd"/>
      <w:r>
        <w:t xml:space="preserve"> (</w:t>
      </w:r>
      <w:proofErr w:type="spellStart"/>
      <w:r>
        <w:t>TinhTrang</w:t>
      </w:r>
      <w:proofErr w:type="spellEnd"/>
      <w:r>
        <w:t>)</w:t>
      </w:r>
    </w:p>
    <w:p w14:paraId="7241FAA0" w14:textId="77777777" w:rsidR="00D101BA" w:rsidRDefault="00D101BA" w:rsidP="00E8008D"/>
    <w:p w14:paraId="65120F20" w14:textId="041C2BC1" w:rsidR="00D101BA" w:rsidRDefault="00B66CBD" w:rsidP="00B66CBD">
      <w:r w:rsidRPr="003339E6">
        <w:rPr>
          <w:b/>
          <w:bCs/>
        </w:rPr>
        <w:t>KHACHHANG</w:t>
      </w:r>
      <w:r>
        <w:t xml:space="preserve"> (</w:t>
      </w:r>
      <w:proofErr w:type="gramStart"/>
      <w:r w:rsidRPr="0091463B">
        <w:rPr>
          <w:u w:val="single"/>
        </w:rPr>
        <w:t>MAKH</w:t>
      </w:r>
      <w:r>
        <w:t xml:space="preserve"> ,</w:t>
      </w:r>
      <w:proofErr w:type="gramEnd"/>
      <w:r>
        <w:t xml:space="preserve"> </w:t>
      </w:r>
      <w:proofErr w:type="spellStart"/>
      <w:r>
        <w:t>TenKH</w:t>
      </w:r>
      <w:proofErr w:type="spellEnd"/>
      <w:r>
        <w:t xml:space="preserve">, </w:t>
      </w:r>
      <w:proofErr w:type="spellStart"/>
      <w:r>
        <w:t>NgaySinh</w:t>
      </w:r>
      <w:proofErr w:type="spellEnd"/>
      <w:r>
        <w:t>,</w:t>
      </w:r>
      <w:r w:rsidR="006E38C0" w:rsidRPr="006E38C0">
        <w:t xml:space="preserve"> </w:t>
      </w:r>
      <w:proofErr w:type="spellStart"/>
      <w:r w:rsidR="006E38C0" w:rsidRPr="006E38C0">
        <w:t>GioiTinh</w:t>
      </w:r>
      <w:proofErr w:type="spellEnd"/>
      <w:r w:rsidR="006E38C0">
        <w:t>,</w:t>
      </w:r>
      <w:r>
        <w:t xml:space="preserve"> </w:t>
      </w:r>
      <w:proofErr w:type="spellStart"/>
      <w:r>
        <w:t>DiaChi</w:t>
      </w:r>
      <w:proofErr w:type="spellEnd"/>
      <w:r w:rsidR="006E38C0">
        <w:t xml:space="preserve">, Phone, </w:t>
      </w:r>
      <w:proofErr w:type="spellStart"/>
      <w:r w:rsidR="006E38C0">
        <w:t>NgayDK</w:t>
      </w:r>
      <w:proofErr w:type="spellEnd"/>
      <w:r w:rsidR="006E38C0">
        <w:t>)</w:t>
      </w:r>
    </w:p>
    <w:p w14:paraId="0E962C4F" w14:textId="7C4529F9" w:rsidR="006E38C0" w:rsidRDefault="00E22608" w:rsidP="00B66CBD">
      <w:r w:rsidRPr="003339E6">
        <w:rPr>
          <w:i/>
          <w:iCs/>
        </w:rPr>
        <w:t xml:space="preserve">Tân </w:t>
      </w:r>
      <w:proofErr w:type="spellStart"/>
      <w:r w:rsidRPr="003339E6">
        <w:rPr>
          <w:i/>
          <w:iCs/>
        </w:rPr>
        <w:t>từ</w:t>
      </w:r>
      <w:proofErr w:type="spellEnd"/>
      <w:r>
        <w:t>:</w:t>
      </w:r>
      <w:r w:rsidR="003339E6">
        <w:t xml:space="preserve"> </w:t>
      </w:r>
      <w:proofErr w:type="spellStart"/>
      <w:r w:rsidR="003339E6">
        <w:t>Bảng</w:t>
      </w:r>
      <w:proofErr w:type="spellEnd"/>
      <w:r w:rsidR="003339E6">
        <w:t xml:space="preserve"> </w:t>
      </w:r>
      <w:proofErr w:type="spellStart"/>
      <w:r w:rsidR="003339E6">
        <w:t>dùng</w:t>
      </w:r>
      <w:proofErr w:type="spellEnd"/>
      <w:r w:rsidR="003339E6">
        <w:t xml:space="preserve"> </w:t>
      </w:r>
      <w:proofErr w:type="spellStart"/>
      <w:r w:rsidR="003339E6">
        <w:t>để</w:t>
      </w:r>
      <w:proofErr w:type="spellEnd"/>
      <w:r w:rsidR="003339E6">
        <w:t xml:space="preserve"> </w:t>
      </w:r>
      <w:proofErr w:type="spellStart"/>
      <w:r w:rsidR="003339E6">
        <w:t>l</w:t>
      </w:r>
      <w:r w:rsidR="00436123">
        <w:t>ưu</w:t>
      </w:r>
      <w:proofErr w:type="spellEnd"/>
      <w:r w:rsidR="00436123">
        <w:t xml:space="preserve"> </w:t>
      </w:r>
      <w:proofErr w:type="spellStart"/>
      <w:r w:rsidR="00436123">
        <w:t>trữ</w:t>
      </w:r>
      <w:proofErr w:type="spellEnd"/>
      <w:r w:rsidR="00436123">
        <w:t xml:space="preserve"> </w:t>
      </w:r>
      <w:proofErr w:type="spellStart"/>
      <w:r w:rsidR="00436123">
        <w:t>thông</w:t>
      </w:r>
      <w:proofErr w:type="spellEnd"/>
      <w:r w:rsidR="00436123">
        <w:t xml:space="preserve"> tin </w:t>
      </w:r>
      <w:proofErr w:type="spellStart"/>
      <w:r w:rsidR="00436123">
        <w:t>khách</w:t>
      </w:r>
      <w:proofErr w:type="spellEnd"/>
      <w:r w:rsidR="00436123">
        <w:t xml:space="preserve"> </w:t>
      </w:r>
      <w:proofErr w:type="spellStart"/>
      <w:r w:rsidR="00436123">
        <w:t>hàng</w:t>
      </w:r>
      <w:proofErr w:type="spellEnd"/>
      <w:r w:rsidR="00436123">
        <w:t xml:space="preserve">. </w:t>
      </w:r>
      <w:proofErr w:type="spellStart"/>
      <w:r w:rsidR="00436123">
        <w:t>Mỗi</w:t>
      </w:r>
      <w:proofErr w:type="spellEnd"/>
      <w:r w:rsidR="00436123">
        <w:t xml:space="preserve"> </w:t>
      </w:r>
      <w:proofErr w:type="spellStart"/>
      <w:r w:rsidR="00436123">
        <w:t>khách</w:t>
      </w:r>
      <w:proofErr w:type="spellEnd"/>
      <w:r w:rsidR="00BC3FE3">
        <w:t xml:space="preserve"> </w:t>
      </w:r>
      <w:proofErr w:type="spellStart"/>
      <w:r w:rsidR="00BC3FE3">
        <w:t>hàng</w:t>
      </w:r>
      <w:proofErr w:type="spellEnd"/>
      <w:r w:rsidR="00BC3FE3">
        <w:t xml:space="preserve"> </w:t>
      </w:r>
      <w:proofErr w:type="spellStart"/>
      <w:r w:rsidR="00BC3FE3">
        <w:t>sẽ</w:t>
      </w:r>
      <w:proofErr w:type="spellEnd"/>
      <w:r w:rsidR="00BC3FE3">
        <w:t xml:space="preserve"> </w:t>
      </w:r>
      <w:proofErr w:type="spellStart"/>
      <w:r w:rsidR="00BC3FE3">
        <w:t>có</w:t>
      </w:r>
      <w:proofErr w:type="spellEnd"/>
      <w:r w:rsidR="00BC3FE3">
        <w:t xml:space="preserve"> </w:t>
      </w:r>
      <w:proofErr w:type="spellStart"/>
      <w:r w:rsidR="00BC3FE3">
        <w:t>Mã</w:t>
      </w:r>
      <w:proofErr w:type="spellEnd"/>
      <w:r w:rsidR="00BC3FE3">
        <w:t xml:space="preserve"> </w:t>
      </w:r>
      <w:proofErr w:type="spellStart"/>
      <w:r w:rsidR="00BC3FE3">
        <w:t>khách</w:t>
      </w:r>
      <w:proofErr w:type="spellEnd"/>
      <w:r w:rsidR="00BC3FE3">
        <w:t xml:space="preserve"> </w:t>
      </w:r>
      <w:proofErr w:type="spellStart"/>
      <w:r w:rsidR="00BC3FE3">
        <w:t>hàng</w:t>
      </w:r>
      <w:proofErr w:type="spellEnd"/>
      <w:r w:rsidR="0091463B">
        <w:t xml:space="preserve"> (MAKH)</w:t>
      </w:r>
      <w:r w:rsidR="00BC3FE3">
        <w:t xml:space="preserve"> </w:t>
      </w:r>
      <w:proofErr w:type="spellStart"/>
      <w:r w:rsidR="0091463B">
        <w:t>duy</w:t>
      </w:r>
      <w:proofErr w:type="spellEnd"/>
      <w:r w:rsidR="0091463B">
        <w:t xml:space="preserve"> </w:t>
      </w:r>
      <w:proofErr w:type="spellStart"/>
      <w:r w:rsidR="0091463B">
        <w:t>nhất</w:t>
      </w:r>
      <w:proofErr w:type="spellEnd"/>
      <w:r w:rsidR="0091463B">
        <w:t xml:space="preserve"> </w:t>
      </w:r>
      <w:proofErr w:type="spellStart"/>
      <w:r w:rsidR="0091463B">
        <w:t>để</w:t>
      </w:r>
      <w:proofErr w:type="spellEnd"/>
      <w:r w:rsidR="0091463B">
        <w:t xml:space="preserve"> </w:t>
      </w:r>
      <w:proofErr w:type="spellStart"/>
      <w:r w:rsidR="0091463B">
        <w:t>định</w:t>
      </w:r>
      <w:proofErr w:type="spellEnd"/>
      <w:r w:rsidR="0091463B">
        <w:t xml:space="preserve"> </w:t>
      </w:r>
      <w:proofErr w:type="spellStart"/>
      <w:r w:rsidR="0091463B">
        <w:t>danh</w:t>
      </w:r>
      <w:proofErr w:type="spellEnd"/>
      <w:r w:rsidR="0091463B">
        <w:t xml:space="preserve">, </w:t>
      </w:r>
      <w:proofErr w:type="spellStart"/>
      <w:r w:rsidR="0091463B">
        <w:t>tên</w:t>
      </w:r>
      <w:proofErr w:type="spellEnd"/>
      <w:r w:rsidR="0091463B">
        <w:t xml:space="preserve"> </w:t>
      </w:r>
      <w:proofErr w:type="spellStart"/>
      <w:r w:rsidR="0091463B">
        <w:t>gọi</w:t>
      </w:r>
      <w:proofErr w:type="spellEnd"/>
      <w:r w:rsidR="0091463B">
        <w:t xml:space="preserve"> (</w:t>
      </w:r>
      <w:proofErr w:type="spellStart"/>
      <w:r w:rsidR="0091463B">
        <w:t>TenKH</w:t>
      </w:r>
      <w:proofErr w:type="spellEnd"/>
      <w:r w:rsidR="0091463B">
        <w:t xml:space="preserve">), </w:t>
      </w:r>
      <w:proofErr w:type="spellStart"/>
      <w:r w:rsidR="0091463B">
        <w:t>ngày</w:t>
      </w:r>
      <w:proofErr w:type="spellEnd"/>
      <w:r w:rsidR="0091463B">
        <w:t xml:space="preserve"> </w:t>
      </w:r>
      <w:proofErr w:type="spellStart"/>
      <w:r w:rsidR="0091463B">
        <w:t>sinh</w:t>
      </w:r>
      <w:proofErr w:type="spellEnd"/>
      <w:r w:rsidR="0091463B">
        <w:t xml:space="preserve"> (</w:t>
      </w:r>
      <w:proofErr w:type="spellStart"/>
      <w:r w:rsidR="0091463B">
        <w:t>NgaySinh</w:t>
      </w:r>
      <w:proofErr w:type="spellEnd"/>
      <w:r w:rsidR="0091463B">
        <w:t xml:space="preserve">), </w:t>
      </w:r>
      <w:proofErr w:type="spellStart"/>
      <w:r w:rsidR="0091463B">
        <w:t>giới</w:t>
      </w:r>
      <w:proofErr w:type="spellEnd"/>
      <w:r w:rsidR="0091463B">
        <w:t xml:space="preserve"> </w:t>
      </w:r>
      <w:proofErr w:type="spellStart"/>
      <w:r w:rsidR="0091463B">
        <w:t>tính</w:t>
      </w:r>
      <w:proofErr w:type="spellEnd"/>
      <w:r w:rsidR="0091463B">
        <w:t xml:space="preserve"> (</w:t>
      </w:r>
      <w:proofErr w:type="spellStart"/>
      <w:r w:rsidR="0091463B" w:rsidRPr="006E38C0">
        <w:t>GioiTinh</w:t>
      </w:r>
      <w:proofErr w:type="spellEnd"/>
      <w:r w:rsidR="0091463B">
        <w:t xml:space="preserve">), </w:t>
      </w:r>
      <w:proofErr w:type="spellStart"/>
      <w:r w:rsidR="0091463B">
        <w:t>địa</w:t>
      </w:r>
      <w:proofErr w:type="spellEnd"/>
      <w:r w:rsidR="0091463B">
        <w:t xml:space="preserve"> </w:t>
      </w:r>
      <w:proofErr w:type="spellStart"/>
      <w:r w:rsidR="0091463B">
        <w:t>chỉ</w:t>
      </w:r>
      <w:proofErr w:type="spellEnd"/>
      <w:r w:rsidR="0091463B">
        <w:t xml:space="preserve"> (</w:t>
      </w:r>
      <w:proofErr w:type="spellStart"/>
      <w:r w:rsidR="0091463B">
        <w:t>DiaChi</w:t>
      </w:r>
      <w:proofErr w:type="spellEnd"/>
      <w:r w:rsidR="0091463B">
        <w:t xml:space="preserve">), </w:t>
      </w:r>
      <w:proofErr w:type="spellStart"/>
      <w:r w:rsidR="0091463B">
        <w:t>số</w:t>
      </w:r>
      <w:proofErr w:type="spellEnd"/>
      <w:r w:rsidR="0091463B">
        <w:t xml:space="preserve"> </w:t>
      </w:r>
      <w:proofErr w:type="spellStart"/>
      <w:r w:rsidR="0091463B">
        <w:t>điện</w:t>
      </w:r>
      <w:proofErr w:type="spellEnd"/>
      <w:r w:rsidR="0091463B">
        <w:t xml:space="preserve"> </w:t>
      </w:r>
      <w:proofErr w:type="spellStart"/>
      <w:r w:rsidR="0091463B">
        <w:t>thoại</w:t>
      </w:r>
      <w:proofErr w:type="spellEnd"/>
      <w:r w:rsidR="0091463B">
        <w:t xml:space="preserve"> </w:t>
      </w:r>
      <w:proofErr w:type="spellStart"/>
      <w:r w:rsidR="0091463B">
        <w:t>liên</w:t>
      </w:r>
      <w:proofErr w:type="spellEnd"/>
      <w:r w:rsidR="0091463B">
        <w:t xml:space="preserve"> </w:t>
      </w:r>
      <w:proofErr w:type="spellStart"/>
      <w:r w:rsidR="0091463B">
        <w:t>hệ</w:t>
      </w:r>
      <w:proofErr w:type="spellEnd"/>
      <w:r w:rsidR="0091463B">
        <w:t xml:space="preserve"> (Phone), </w:t>
      </w:r>
      <w:proofErr w:type="spellStart"/>
      <w:r w:rsidR="0091463B">
        <w:t>ngày</w:t>
      </w:r>
      <w:proofErr w:type="spellEnd"/>
      <w:r w:rsidR="0091463B">
        <w:t xml:space="preserve"> </w:t>
      </w:r>
      <w:proofErr w:type="spellStart"/>
      <w:r w:rsidR="0091463B">
        <w:t>đăng</w:t>
      </w:r>
      <w:proofErr w:type="spellEnd"/>
      <w:r w:rsidR="0091463B">
        <w:t xml:space="preserve"> </w:t>
      </w:r>
      <w:proofErr w:type="spellStart"/>
      <w:r w:rsidR="0091463B">
        <w:t>kí</w:t>
      </w:r>
      <w:proofErr w:type="spellEnd"/>
      <w:r w:rsidR="0091463B">
        <w:t xml:space="preserve"> </w:t>
      </w:r>
      <w:proofErr w:type="spellStart"/>
      <w:r w:rsidR="0091463B">
        <w:t>thông</w:t>
      </w:r>
      <w:proofErr w:type="spellEnd"/>
      <w:r w:rsidR="0091463B">
        <w:t xml:space="preserve"> tin </w:t>
      </w:r>
      <w:proofErr w:type="spellStart"/>
      <w:r w:rsidR="0091463B">
        <w:t>khách</w:t>
      </w:r>
      <w:proofErr w:type="spellEnd"/>
      <w:r w:rsidR="0091463B">
        <w:t xml:space="preserve"> </w:t>
      </w:r>
      <w:proofErr w:type="spellStart"/>
      <w:r w:rsidR="0091463B">
        <w:t>hàng</w:t>
      </w:r>
      <w:proofErr w:type="spellEnd"/>
      <w:r w:rsidR="0091463B">
        <w:t xml:space="preserve"> (</w:t>
      </w:r>
      <w:proofErr w:type="spellStart"/>
      <w:r w:rsidR="0091463B">
        <w:t>NgayDK</w:t>
      </w:r>
      <w:proofErr w:type="spellEnd"/>
      <w:r w:rsidR="0091463B">
        <w:t>)</w:t>
      </w:r>
    </w:p>
    <w:p w14:paraId="41472947" w14:textId="77777777" w:rsidR="00126FA1" w:rsidRDefault="00126FA1" w:rsidP="00B66CBD"/>
    <w:p w14:paraId="52765A78" w14:textId="1FB76ECA" w:rsidR="00126FA1" w:rsidRDefault="00126FA1" w:rsidP="00B66CBD">
      <w:pPr>
        <w:rPr>
          <w:b/>
          <w:bCs/>
        </w:rPr>
      </w:pPr>
      <w:r w:rsidRPr="00126FA1">
        <w:rPr>
          <w:b/>
          <w:bCs/>
        </w:rPr>
        <w:t>VIP_RECORD</w:t>
      </w:r>
      <w:r>
        <w:rPr>
          <w:b/>
          <w:bCs/>
        </w:rPr>
        <w:t xml:space="preserve"> </w:t>
      </w:r>
      <w:r w:rsidRPr="00825AF3">
        <w:t>(</w:t>
      </w:r>
      <w:r w:rsidR="00B514CE" w:rsidRPr="00825AF3">
        <w:rPr>
          <w:u w:val="single"/>
        </w:rPr>
        <w:t>VIP_ID</w:t>
      </w:r>
      <w:r w:rsidR="00B514CE" w:rsidRPr="00825AF3">
        <w:t xml:space="preserve">, </w:t>
      </w:r>
      <w:r w:rsidR="005B4874" w:rsidRPr="00825AF3">
        <w:t xml:space="preserve">MaKH, </w:t>
      </w:r>
      <w:proofErr w:type="spellStart"/>
      <w:r w:rsidR="005B4874" w:rsidRPr="00825AF3">
        <w:t>NgayHetHan</w:t>
      </w:r>
      <w:proofErr w:type="spellEnd"/>
      <w:r w:rsidRPr="00825AF3">
        <w:t>)</w:t>
      </w:r>
      <w:r w:rsidR="003F6365">
        <w:rPr>
          <w:b/>
          <w:bCs/>
        </w:rPr>
        <w:t xml:space="preserve"> </w:t>
      </w:r>
      <w:r w:rsidR="001E09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36"/>
          </mc:Choice>
          <mc:Fallback>
            <w:t>😶</w:t>
          </mc:Fallback>
        </mc:AlternateContent>
      </w:r>
      <w:r w:rsidR="001E09BB">
        <w:rPr>
          <w:b/>
          <w:bCs/>
        </w:rPr>
        <w:t>‍</w:t>
      </w:r>
      <w:r w:rsidR="001E09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32B"/>
          </mc:Choice>
          <mc:Fallback>
            <w:t>🌫</w:t>
          </mc:Fallback>
        </mc:AlternateContent>
      </w:r>
      <w:r w:rsidR="001E09BB">
        <w:rPr>
          <w:b/>
          <w:bCs/>
        </w:rPr>
        <w:t>️</w:t>
      </w:r>
      <w:r w:rsidR="00CA2F83">
        <w:rPr>
          <w:b/>
          <w:bCs/>
        </w:rPr>
        <w:t xml:space="preserve"> </w:t>
      </w:r>
    </w:p>
    <w:p w14:paraId="14E6C515" w14:textId="65F83B68" w:rsidR="005B4874" w:rsidRDefault="005B4874" w:rsidP="00B66CBD">
      <w:pPr>
        <w:rPr>
          <w:b/>
          <w:bCs/>
        </w:rPr>
      </w:pPr>
      <w:r w:rsidRPr="00825AF3">
        <w:t xml:space="preserve">Tân </w:t>
      </w:r>
      <w:proofErr w:type="spellStart"/>
      <w:r w:rsidRPr="00825AF3">
        <w:t>từ</w:t>
      </w:r>
      <w:proofErr w:type="spellEnd"/>
      <w:r w:rsidRPr="00825AF3">
        <w:t xml:space="preserve">: </w:t>
      </w:r>
      <w:proofErr w:type="spellStart"/>
      <w:r w:rsidRPr="00825AF3">
        <w:t>khi</w:t>
      </w:r>
      <w:proofErr w:type="spellEnd"/>
      <w:r w:rsidRPr="00825AF3">
        <w:t xml:space="preserve"> </w:t>
      </w:r>
      <w:proofErr w:type="spellStart"/>
      <w:r w:rsidRPr="00825AF3">
        <w:t>khách</w:t>
      </w:r>
      <w:proofErr w:type="spellEnd"/>
      <w:r w:rsidRPr="00825AF3">
        <w:t xml:space="preserve"> </w:t>
      </w:r>
      <w:proofErr w:type="spellStart"/>
      <w:r w:rsidRPr="00825AF3">
        <w:t>hàng</w:t>
      </w:r>
      <w:proofErr w:type="spellEnd"/>
      <w:r w:rsidRPr="00825AF3">
        <w:t xml:space="preserve"> </w:t>
      </w:r>
      <w:proofErr w:type="spellStart"/>
      <w:r w:rsidRPr="00825AF3">
        <w:t>có</w:t>
      </w:r>
      <w:proofErr w:type="spellEnd"/>
      <w:r w:rsidRPr="00825AF3">
        <w:t xml:space="preserve"> </w:t>
      </w:r>
      <w:proofErr w:type="spellStart"/>
      <w:r w:rsidRPr="00825AF3">
        <w:t>trong</w:t>
      </w:r>
      <w:proofErr w:type="spellEnd"/>
      <w:r w:rsidRPr="00825AF3">
        <w:t xml:space="preserve"> </w:t>
      </w:r>
      <w:proofErr w:type="spellStart"/>
      <w:r w:rsidRPr="00825AF3">
        <w:t>bảng</w:t>
      </w:r>
      <w:proofErr w:type="spellEnd"/>
      <w:r w:rsidRPr="00825AF3">
        <w:t xml:space="preserve"> </w:t>
      </w:r>
      <w:proofErr w:type="spellStart"/>
      <w:r w:rsidRPr="00825AF3">
        <w:t>này</w:t>
      </w:r>
      <w:proofErr w:type="spellEnd"/>
      <w:r w:rsidRPr="00825AF3">
        <w:t xml:space="preserve">, </w:t>
      </w:r>
      <w:proofErr w:type="spellStart"/>
      <w:r w:rsidRPr="00825AF3">
        <w:t>và</w:t>
      </w:r>
      <w:proofErr w:type="spellEnd"/>
      <w:r w:rsidRPr="00825AF3">
        <w:t xml:space="preserve"> </w:t>
      </w:r>
      <w:proofErr w:type="spellStart"/>
      <w:r w:rsidRPr="00825AF3">
        <w:t>ngày</w:t>
      </w:r>
      <w:proofErr w:type="spellEnd"/>
      <w:r w:rsidRPr="00825AF3">
        <w:t xml:space="preserve"> </w:t>
      </w:r>
      <w:proofErr w:type="spellStart"/>
      <w:r w:rsidRPr="00825AF3">
        <w:t>hết</w:t>
      </w:r>
      <w:proofErr w:type="spellEnd"/>
      <w:r w:rsidRPr="00825AF3">
        <w:t xml:space="preserve"> </w:t>
      </w:r>
      <w:proofErr w:type="spellStart"/>
      <w:r w:rsidRPr="00825AF3">
        <w:t>hạn</w:t>
      </w:r>
      <w:proofErr w:type="spellEnd"/>
      <w:r w:rsidR="00825AF3" w:rsidRPr="00825AF3">
        <w:t xml:space="preserve"> (</w:t>
      </w:r>
      <w:proofErr w:type="spellStart"/>
      <w:r w:rsidR="00825AF3" w:rsidRPr="00825AF3">
        <w:t>NgayHetHan</w:t>
      </w:r>
      <w:proofErr w:type="spellEnd"/>
      <w:r w:rsidR="00825AF3" w:rsidRPr="00825AF3">
        <w:t>)</w:t>
      </w:r>
      <w:r w:rsidRPr="00825AF3">
        <w:t xml:space="preserve"> </w:t>
      </w:r>
      <w:proofErr w:type="spellStart"/>
      <w:r w:rsidRPr="00825AF3">
        <w:t>vẫn</w:t>
      </w:r>
      <w:proofErr w:type="spellEnd"/>
      <w:r w:rsidR="00F217AB" w:rsidRPr="00825AF3">
        <w:t xml:space="preserve"> </w:t>
      </w:r>
      <w:proofErr w:type="spellStart"/>
      <w:r w:rsidR="00F217AB" w:rsidRPr="00825AF3">
        <w:t>chưa</w:t>
      </w:r>
      <w:proofErr w:type="spellEnd"/>
      <w:r w:rsidR="00F217AB" w:rsidRPr="00825AF3">
        <w:t xml:space="preserve"> </w:t>
      </w:r>
      <w:proofErr w:type="spellStart"/>
      <w:r w:rsidR="00F217AB" w:rsidRPr="00825AF3">
        <w:t>đến</w:t>
      </w:r>
      <w:proofErr w:type="spellEnd"/>
      <w:r w:rsidR="00CA1EA1" w:rsidRPr="00825AF3">
        <w:t xml:space="preserve"> (</w:t>
      </w:r>
      <w:proofErr w:type="spellStart"/>
      <w:r w:rsidR="00CA1EA1" w:rsidRPr="00825AF3">
        <w:t>Ngày</w:t>
      </w:r>
      <w:proofErr w:type="spellEnd"/>
      <w:r w:rsidR="00CA1EA1" w:rsidRPr="00825AF3">
        <w:t xml:space="preserve"> </w:t>
      </w:r>
      <w:proofErr w:type="spellStart"/>
      <w:r w:rsidR="00CA1EA1" w:rsidRPr="00825AF3">
        <w:t>hiện</w:t>
      </w:r>
      <w:proofErr w:type="spellEnd"/>
      <w:r w:rsidR="00CA1EA1" w:rsidRPr="00825AF3">
        <w:t xml:space="preserve"> </w:t>
      </w:r>
      <w:proofErr w:type="spellStart"/>
      <w:r w:rsidR="00CA1EA1" w:rsidRPr="00825AF3">
        <w:t>tại</w:t>
      </w:r>
      <w:proofErr w:type="spellEnd"/>
      <w:r w:rsidR="00CA1EA1" w:rsidRPr="00825AF3">
        <w:t xml:space="preserve"> </w:t>
      </w:r>
      <w:r w:rsidR="00796E1A" w:rsidRPr="00825AF3">
        <w:t xml:space="preserve">&lt;= </w:t>
      </w:r>
      <w:proofErr w:type="spellStart"/>
      <w:r w:rsidR="00796E1A" w:rsidRPr="00825AF3">
        <w:t>Ngày</w:t>
      </w:r>
      <w:proofErr w:type="spellEnd"/>
      <w:r w:rsidR="00796E1A" w:rsidRPr="00825AF3">
        <w:t xml:space="preserve"> </w:t>
      </w:r>
      <w:proofErr w:type="spellStart"/>
      <w:r w:rsidR="00796E1A" w:rsidRPr="00825AF3">
        <w:t>hết</w:t>
      </w:r>
      <w:proofErr w:type="spellEnd"/>
      <w:r w:rsidR="00796E1A" w:rsidRPr="00825AF3">
        <w:t xml:space="preserve"> </w:t>
      </w:r>
      <w:proofErr w:type="spellStart"/>
      <w:r w:rsidR="00796E1A" w:rsidRPr="00825AF3">
        <w:t>hạn</w:t>
      </w:r>
      <w:proofErr w:type="spellEnd"/>
      <w:r w:rsidR="00796E1A" w:rsidRPr="00825AF3">
        <w:t xml:space="preserve">) </w:t>
      </w:r>
      <w:proofErr w:type="spellStart"/>
      <w:r w:rsidR="00796E1A" w:rsidRPr="00825AF3">
        <w:t>thì</w:t>
      </w:r>
      <w:proofErr w:type="spellEnd"/>
      <w:r w:rsidR="00796E1A" w:rsidRPr="00825AF3">
        <w:t xml:space="preserve"> </w:t>
      </w:r>
      <w:proofErr w:type="spellStart"/>
      <w:r w:rsidR="00CF30F5" w:rsidRPr="00825AF3">
        <w:t>điều</w:t>
      </w:r>
      <w:proofErr w:type="spellEnd"/>
      <w:r w:rsidR="00CF30F5" w:rsidRPr="00825AF3">
        <w:t xml:space="preserve"> </w:t>
      </w:r>
      <w:proofErr w:type="spellStart"/>
      <w:r w:rsidR="00CF30F5" w:rsidRPr="00825AF3">
        <w:t>đó</w:t>
      </w:r>
      <w:proofErr w:type="spellEnd"/>
      <w:r w:rsidR="00CF30F5" w:rsidRPr="00825AF3">
        <w:t xml:space="preserve"> </w:t>
      </w:r>
      <w:proofErr w:type="spellStart"/>
      <w:r w:rsidR="00CF30F5" w:rsidRPr="00825AF3">
        <w:t>có</w:t>
      </w:r>
      <w:proofErr w:type="spellEnd"/>
      <w:r w:rsidR="00CF30F5" w:rsidRPr="00825AF3">
        <w:t xml:space="preserve"> </w:t>
      </w:r>
      <w:proofErr w:type="spellStart"/>
      <w:r w:rsidR="00CF30F5" w:rsidRPr="00825AF3">
        <w:t>nghĩa</w:t>
      </w:r>
      <w:proofErr w:type="spellEnd"/>
      <w:r w:rsidR="00CF30F5" w:rsidRPr="00825AF3">
        <w:t xml:space="preserve"> </w:t>
      </w:r>
      <w:proofErr w:type="spellStart"/>
      <w:r w:rsidR="00CF30F5" w:rsidRPr="00825AF3">
        <w:t>là</w:t>
      </w:r>
      <w:proofErr w:type="spellEnd"/>
      <w:r w:rsidR="00CF30F5" w:rsidRPr="00825AF3">
        <w:t xml:space="preserve"> </w:t>
      </w:r>
      <w:proofErr w:type="spellStart"/>
      <w:r w:rsidR="00CF30F5" w:rsidRPr="00825AF3">
        <w:t>khách</w:t>
      </w:r>
      <w:proofErr w:type="spellEnd"/>
      <w:r w:rsidR="00CF30F5" w:rsidRPr="00825AF3">
        <w:t xml:space="preserve"> </w:t>
      </w:r>
      <w:proofErr w:type="spellStart"/>
      <w:r w:rsidR="00CF30F5" w:rsidRPr="00825AF3">
        <w:t>hàng</w:t>
      </w:r>
      <w:proofErr w:type="spellEnd"/>
      <w:r w:rsidR="00CF30F5" w:rsidRPr="00825AF3">
        <w:t xml:space="preserve"> </w:t>
      </w:r>
      <w:proofErr w:type="spellStart"/>
      <w:r w:rsidR="00CF30F5" w:rsidRPr="00825AF3">
        <w:t>với</w:t>
      </w:r>
      <w:proofErr w:type="spellEnd"/>
      <w:r w:rsidR="00CF30F5" w:rsidRPr="00825AF3">
        <w:t xml:space="preserve"> </w:t>
      </w:r>
      <w:proofErr w:type="spellStart"/>
      <w:r w:rsidR="00CF30F5" w:rsidRPr="00825AF3">
        <w:t>Mã</w:t>
      </w:r>
      <w:proofErr w:type="spellEnd"/>
      <w:r w:rsidR="00CF30F5" w:rsidRPr="00825AF3">
        <w:t xml:space="preserve"> </w:t>
      </w:r>
      <w:proofErr w:type="spellStart"/>
      <w:r w:rsidR="00CF30F5" w:rsidRPr="00825AF3">
        <w:t>khách</w:t>
      </w:r>
      <w:proofErr w:type="spellEnd"/>
      <w:r w:rsidR="00CF30F5" w:rsidRPr="00825AF3">
        <w:t xml:space="preserve"> </w:t>
      </w:r>
      <w:proofErr w:type="spellStart"/>
      <w:r w:rsidR="00CF30F5" w:rsidRPr="00825AF3">
        <w:t>hàng</w:t>
      </w:r>
      <w:proofErr w:type="spellEnd"/>
      <w:r w:rsidR="00CF30F5" w:rsidRPr="00825AF3">
        <w:t xml:space="preserve"> (MAKH) </w:t>
      </w:r>
      <w:proofErr w:type="spellStart"/>
      <w:r w:rsidR="00CF30F5" w:rsidRPr="00825AF3">
        <w:t>là</w:t>
      </w:r>
      <w:proofErr w:type="spellEnd"/>
      <w:r w:rsidR="00CF30F5" w:rsidRPr="00825AF3">
        <w:t xml:space="preserve"> </w:t>
      </w:r>
      <w:proofErr w:type="spellStart"/>
      <w:r w:rsidR="00CF30F5" w:rsidRPr="00825AF3">
        <w:t>khách</w:t>
      </w:r>
      <w:proofErr w:type="spellEnd"/>
      <w:r w:rsidR="00CF30F5" w:rsidRPr="00825AF3">
        <w:t xml:space="preserve"> </w:t>
      </w:r>
      <w:proofErr w:type="spellStart"/>
      <w:r w:rsidR="00CF30F5" w:rsidRPr="00825AF3">
        <w:t>hàng</w:t>
      </w:r>
      <w:proofErr w:type="spellEnd"/>
      <w:r w:rsidR="00CF30F5" w:rsidRPr="00825AF3">
        <w:t xml:space="preserve"> VIP</w:t>
      </w:r>
      <w:r w:rsidR="00CF30F5">
        <w:rPr>
          <w:b/>
          <w:bCs/>
        </w:rPr>
        <w:t xml:space="preserve">. </w:t>
      </w:r>
    </w:p>
    <w:p w14:paraId="28A2BCFC" w14:textId="77777777" w:rsidR="002349D1" w:rsidRDefault="002349D1" w:rsidP="00B66CBD">
      <w:pPr>
        <w:rPr>
          <w:b/>
          <w:bCs/>
        </w:rPr>
      </w:pPr>
    </w:p>
    <w:p w14:paraId="11965232" w14:textId="4D070B6E" w:rsidR="002349D1" w:rsidRPr="00A650DF" w:rsidRDefault="00C222AD" w:rsidP="00B66CBD">
      <w:r w:rsidRPr="00C222AD">
        <w:rPr>
          <w:b/>
          <w:bCs/>
        </w:rPr>
        <w:t xml:space="preserve">HOADON </w:t>
      </w:r>
      <w:r w:rsidRPr="00A650DF">
        <w:t>(</w:t>
      </w:r>
      <w:r w:rsidRPr="00A650DF">
        <w:rPr>
          <w:u w:val="single"/>
        </w:rPr>
        <w:t>MaHD</w:t>
      </w:r>
      <w:r w:rsidRPr="00A650DF">
        <w:t xml:space="preserve">, </w:t>
      </w:r>
      <w:r w:rsidR="00E34ED9" w:rsidRPr="00A650DF">
        <w:t xml:space="preserve">MANV, MAKH, </w:t>
      </w:r>
      <w:proofErr w:type="spellStart"/>
      <w:r w:rsidR="00E34ED9" w:rsidRPr="00A650DF">
        <w:t>NgayLap</w:t>
      </w:r>
      <w:proofErr w:type="spellEnd"/>
      <w:r w:rsidR="00E34ED9" w:rsidRPr="00A650DF">
        <w:t xml:space="preserve">, </w:t>
      </w:r>
      <w:proofErr w:type="spellStart"/>
      <w:r w:rsidR="00DB2901" w:rsidRPr="00A650DF">
        <w:t>TongTien</w:t>
      </w:r>
      <w:proofErr w:type="spellEnd"/>
      <w:r w:rsidR="00DB2901" w:rsidRPr="00A650DF">
        <w:t>)</w:t>
      </w:r>
    </w:p>
    <w:p w14:paraId="0575BF6E" w14:textId="714BEDD2" w:rsidR="00A650DF" w:rsidRPr="00A650DF" w:rsidRDefault="00DB2901" w:rsidP="00B66CBD">
      <w:r w:rsidRPr="00A650DF">
        <w:rPr>
          <w:i/>
          <w:iCs/>
        </w:rPr>
        <w:t xml:space="preserve">Tân </w:t>
      </w:r>
      <w:proofErr w:type="spellStart"/>
      <w:r w:rsidRPr="00A650DF">
        <w:rPr>
          <w:i/>
          <w:iCs/>
        </w:rPr>
        <w:t>từ</w:t>
      </w:r>
      <w:proofErr w:type="spellEnd"/>
      <w:r w:rsidRPr="00A650DF">
        <w:rPr>
          <w:i/>
          <w:iCs/>
        </w:rPr>
        <w:t>:</w:t>
      </w:r>
      <w:r w:rsidRPr="00A650DF">
        <w:t xml:space="preserve"> </w:t>
      </w:r>
      <w:proofErr w:type="spellStart"/>
      <w:r w:rsidRPr="00A650DF">
        <w:t>lưu</w:t>
      </w:r>
      <w:proofErr w:type="spellEnd"/>
      <w:r w:rsidRPr="00A650DF">
        <w:t xml:space="preserve"> </w:t>
      </w:r>
      <w:proofErr w:type="spellStart"/>
      <w:r w:rsidRPr="00A650DF">
        <w:t>thông</w:t>
      </w:r>
      <w:proofErr w:type="spellEnd"/>
      <w:r w:rsidRPr="00A650DF">
        <w:t xml:space="preserve"> tin </w:t>
      </w:r>
      <w:proofErr w:type="spellStart"/>
      <w:r w:rsidRPr="00A650DF">
        <w:t>các</w:t>
      </w:r>
      <w:proofErr w:type="spellEnd"/>
      <w:r w:rsidRPr="00A650DF">
        <w:t xml:space="preserve"> </w:t>
      </w:r>
      <w:proofErr w:type="spellStart"/>
      <w:r w:rsidRPr="00A650DF">
        <w:t>đơn</w:t>
      </w:r>
      <w:proofErr w:type="spellEnd"/>
      <w:r w:rsidRPr="00A650DF">
        <w:t xml:space="preserve"> </w:t>
      </w:r>
      <w:proofErr w:type="spellStart"/>
      <w:r w:rsidRPr="00A650DF">
        <w:t>bán</w:t>
      </w:r>
      <w:proofErr w:type="spellEnd"/>
      <w:r w:rsidRPr="00A650DF">
        <w:t xml:space="preserve"> </w:t>
      </w:r>
      <w:proofErr w:type="spellStart"/>
      <w:r w:rsidRPr="00A650DF">
        <w:t>hàng</w:t>
      </w:r>
      <w:proofErr w:type="spellEnd"/>
      <w:r w:rsidRPr="00A650DF">
        <w:t xml:space="preserve">. </w:t>
      </w:r>
      <w:proofErr w:type="spellStart"/>
      <w:r w:rsidRPr="00A650DF">
        <w:t>Mỗi</w:t>
      </w:r>
      <w:proofErr w:type="spellEnd"/>
      <w:r w:rsidRPr="00A650DF">
        <w:t xml:space="preserve"> </w:t>
      </w:r>
      <w:proofErr w:type="spellStart"/>
      <w:r w:rsidRPr="00A650DF">
        <w:t>hóa</w:t>
      </w:r>
      <w:proofErr w:type="spellEnd"/>
      <w:r w:rsidRPr="00A650DF">
        <w:t xml:space="preserve"> </w:t>
      </w:r>
      <w:proofErr w:type="spellStart"/>
      <w:r w:rsidRPr="00A650DF">
        <w:t>đơn</w:t>
      </w:r>
      <w:proofErr w:type="spellEnd"/>
      <w:r w:rsidR="00C31D70" w:rsidRPr="00A650DF">
        <w:t xml:space="preserve"> </w:t>
      </w:r>
      <w:proofErr w:type="spellStart"/>
      <w:r w:rsidR="00C31D70" w:rsidRPr="00A650DF">
        <w:t>sẽ</w:t>
      </w:r>
      <w:proofErr w:type="spellEnd"/>
      <w:r w:rsidR="00C31D70" w:rsidRPr="00A650DF">
        <w:t xml:space="preserve"> </w:t>
      </w:r>
      <w:proofErr w:type="spellStart"/>
      <w:r w:rsidR="00C31D70" w:rsidRPr="00A650DF">
        <w:t>có</w:t>
      </w:r>
      <w:proofErr w:type="spellEnd"/>
      <w:r w:rsidR="00C31D70" w:rsidRPr="00A650DF">
        <w:t xml:space="preserve"> </w:t>
      </w:r>
      <w:proofErr w:type="spellStart"/>
      <w:r w:rsidR="00C31D70" w:rsidRPr="00A650DF">
        <w:t>mã</w:t>
      </w:r>
      <w:proofErr w:type="spellEnd"/>
      <w:r w:rsidR="00C31D70" w:rsidRPr="00A650DF">
        <w:t xml:space="preserve"> </w:t>
      </w:r>
      <w:proofErr w:type="spellStart"/>
      <w:r w:rsidR="00A650DF" w:rsidRPr="00A650DF">
        <w:t>hóa</w:t>
      </w:r>
      <w:proofErr w:type="spellEnd"/>
      <w:r w:rsidR="00A650DF" w:rsidRPr="00A650DF">
        <w:t xml:space="preserve"> </w:t>
      </w:r>
      <w:proofErr w:type="spellStart"/>
      <w:r w:rsidR="00A650DF" w:rsidRPr="00A650DF">
        <w:t>đơn</w:t>
      </w:r>
      <w:proofErr w:type="spellEnd"/>
      <w:r w:rsidR="00A650DF" w:rsidRPr="00A650DF">
        <w:t xml:space="preserve"> (MAHD) </w:t>
      </w:r>
      <w:proofErr w:type="spellStart"/>
      <w:r w:rsidR="00A650DF" w:rsidRPr="00A650DF">
        <w:t>duy</w:t>
      </w:r>
      <w:proofErr w:type="spellEnd"/>
      <w:r w:rsidR="00A650DF" w:rsidRPr="00A650DF">
        <w:t xml:space="preserve"> </w:t>
      </w:r>
      <w:proofErr w:type="spellStart"/>
      <w:r w:rsidR="00A650DF" w:rsidRPr="00A650DF">
        <w:t>nhất</w:t>
      </w:r>
      <w:proofErr w:type="spellEnd"/>
      <w:r w:rsidR="00A650DF" w:rsidRPr="00A650DF">
        <w:t xml:space="preserve"> </w:t>
      </w:r>
      <w:proofErr w:type="spellStart"/>
      <w:r w:rsidR="00A650DF" w:rsidRPr="00A650DF">
        <w:t>để</w:t>
      </w:r>
      <w:proofErr w:type="spellEnd"/>
      <w:r w:rsidR="00A650DF" w:rsidRPr="00A650DF">
        <w:t xml:space="preserve"> </w:t>
      </w:r>
      <w:proofErr w:type="spellStart"/>
      <w:r w:rsidR="00A650DF" w:rsidRPr="00A650DF">
        <w:t>định</w:t>
      </w:r>
      <w:proofErr w:type="spellEnd"/>
      <w:r w:rsidR="00A650DF" w:rsidRPr="00A650DF">
        <w:t xml:space="preserve"> </w:t>
      </w:r>
      <w:proofErr w:type="spellStart"/>
      <w:r w:rsidR="00A650DF" w:rsidRPr="00A650DF">
        <w:t>danh</w:t>
      </w:r>
      <w:proofErr w:type="spellEnd"/>
      <w:r w:rsidR="00A650DF" w:rsidRPr="00A650DF">
        <w:t xml:space="preserve">, </w:t>
      </w:r>
      <w:proofErr w:type="spellStart"/>
      <w:r w:rsidR="00A650DF" w:rsidRPr="00A650DF">
        <w:t>mã</w:t>
      </w:r>
      <w:proofErr w:type="spellEnd"/>
      <w:r w:rsidR="00A650DF" w:rsidRPr="00A650DF">
        <w:t xml:space="preserve"> </w:t>
      </w:r>
      <w:proofErr w:type="spellStart"/>
      <w:r w:rsidR="00A650DF" w:rsidRPr="00A650DF">
        <w:t>nhân</w:t>
      </w:r>
      <w:proofErr w:type="spellEnd"/>
      <w:r w:rsidR="00A650DF" w:rsidRPr="00A650DF">
        <w:t xml:space="preserve"> </w:t>
      </w:r>
      <w:proofErr w:type="spellStart"/>
      <w:r w:rsidR="00A650DF" w:rsidRPr="00A650DF">
        <w:t>viên</w:t>
      </w:r>
      <w:proofErr w:type="spellEnd"/>
      <w:r w:rsidR="00A650DF" w:rsidRPr="00A650DF">
        <w:t xml:space="preserve"> </w:t>
      </w:r>
      <w:proofErr w:type="spellStart"/>
      <w:r w:rsidR="00A650DF" w:rsidRPr="00A650DF">
        <w:t>bán</w:t>
      </w:r>
      <w:proofErr w:type="spellEnd"/>
      <w:r w:rsidR="00A650DF" w:rsidRPr="00A650DF">
        <w:t xml:space="preserve"> </w:t>
      </w:r>
      <w:proofErr w:type="spellStart"/>
      <w:r w:rsidR="00A650DF" w:rsidRPr="00A650DF">
        <w:t>hàng</w:t>
      </w:r>
      <w:proofErr w:type="spellEnd"/>
      <w:r w:rsidR="00A650DF" w:rsidRPr="00A650DF">
        <w:t xml:space="preserve"> (MANV), </w:t>
      </w:r>
      <w:proofErr w:type="spellStart"/>
      <w:r w:rsidR="00A650DF" w:rsidRPr="00A650DF">
        <w:t>mã</w:t>
      </w:r>
      <w:proofErr w:type="spellEnd"/>
      <w:r w:rsidR="00A650DF" w:rsidRPr="00A650DF">
        <w:t xml:space="preserve"> </w:t>
      </w:r>
      <w:proofErr w:type="spellStart"/>
      <w:r w:rsidR="00A650DF" w:rsidRPr="00A650DF">
        <w:t>khách</w:t>
      </w:r>
      <w:proofErr w:type="spellEnd"/>
      <w:r w:rsidR="00A650DF" w:rsidRPr="00A650DF">
        <w:t xml:space="preserve"> </w:t>
      </w:r>
      <w:proofErr w:type="spellStart"/>
      <w:r w:rsidR="00A650DF" w:rsidRPr="00A650DF">
        <w:t>hàng</w:t>
      </w:r>
      <w:proofErr w:type="spellEnd"/>
      <w:r w:rsidR="00A650DF" w:rsidRPr="00A650DF">
        <w:t xml:space="preserve"> </w:t>
      </w:r>
      <w:proofErr w:type="spellStart"/>
      <w:r w:rsidR="00A650DF" w:rsidRPr="00A650DF">
        <w:t>mua</w:t>
      </w:r>
      <w:proofErr w:type="spellEnd"/>
      <w:r w:rsidR="00A650DF" w:rsidRPr="00A650DF">
        <w:t xml:space="preserve"> </w:t>
      </w:r>
      <w:proofErr w:type="spellStart"/>
      <w:r w:rsidR="00A650DF" w:rsidRPr="00A650DF">
        <w:t>hàng</w:t>
      </w:r>
      <w:proofErr w:type="spellEnd"/>
      <w:r w:rsidR="00A650DF" w:rsidRPr="00A650DF">
        <w:t xml:space="preserve"> (MAKH), </w:t>
      </w:r>
      <w:proofErr w:type="spellStart"/>
      <w:r w:rsidR="00A650DF" w:rsidRPr="00A650DF">
        <w:t>ngày</w:t>
      </w:r>
      <w:proofErr w:type="spellEnd"/>
      <w:r w:rsidR="00A650DF" w:rsidRPr="00A650DF">
        <w:t xml:space="preserve"> </w:t>
      </w:r>
      <w:proofErr w:type="spellStart"/>
      <w:r w:rsidR="00A650DF" w:rsidRPr="00A650DF">
        <w:t>lập</w:t>
      </w:r>
      <w:proofErr w:type="spellEnd"/>
      <w:r w:rsidR="00A650DF" w:rsidRPr="00A650DF">
        <w:t xml:space="preserve"> </w:t>
      </w:r>
      <w:proofErr w:type="spellStart"/>
      <w:r w:rsidR="00A650DF" w:rsidRPr="00A650DF">
        <w:t>hóa</w:t>
      </w:r>
      <w:proofErr w:type="spellEnd"/>
      <w:r w:rsidR="00A650DF" w:rsidRPr="00A650DF">
        <w:t xml:space="preserve"> </w:t>
      </w:r>
      <w:proofErr w:type="spellStart"/>
      <w:r w:rsidR="00A650DF" w:rsidRPr="00A650DF">
        <w:t>đơn</w:t>
      </w:r>
      <w:proofErr w:type="spellEnd"/>
      <w:r w:rsidR="00A650DF" w:rsidRPr="00A650DF">
        <w:t xml:space="preserve"> hay </w:t>
      </w:r>
      <w:proofErr w:type="spellStart"/>
      <w:r w:rsidR="00A650DF" w:rsidRPr="00A650DF">
        <w:t>ngày</w:t>
      </w:r>
      <w:proofErr w:type="spellEnd"/>
      <w:r w:rsidR="00A650DF" w:rsidRPr="00A650DF">
        <w:t xml:space="preserve"> </w:t>
      </w:r>
      <w:proofErr w:type="spellStart"/>
      <w:r w:rsidR="00A650DF" w:rsidRPr="00A650DF">
        <w:t>mua</w:t>
      </w:r>
      <w:proofErr w:type="spellEnd"/>
      <w:r w:rsidR="00A650DF" w:rsidRPr="00A650DF">
        <w:t xml:space="preserve"> </w:t>
      </w:r>
      <w:proofErr w:type="spellStart"/>
      <w:r w:rsidR="00A650DF" w:rsidRPr="00A650DF">
        <w:t>hàng</w:t>
      </w:r>
      <w:proofErr w:type="spellEnd"/>
      <w:r w:rsidR="00A650DF" w:rsidRPr="00A650DF">
        <w:t xml:space="preserve"> (</w:t>
      </w:r>
      <w:proofErr w:type="spellStart"/>
      <w:r w:rsidR="00A650DF" w:rsidRPr="00A650DF">
        <w:t>NgayLap</w:t>
      </w:r>
      <w:proofErr w:type="spellEnd"/>
      <w:r w:rsidR="00A650DF" w:rsidRPr="00A650DF">
        <w:t xml:space="preserve">) </w:t>
      </w:r>
      <w:proofErr w:type="spellStart"/>
      <w:r w:rsidR="00A650DF" w:rsidRPr="00A650DF">
        <w:t>và</w:t>
      </w:r>
      <w:proofErr w:type="spellEnd"/>
      <w:r w:rsidR="00A650DF" w:rsidRPr="00A650DF">
        <w:t xml:space="preserve"> </w:t>
      </w:r>
      <w:proofErr w:type="spellStart"/>
      <w:r w:rsidR="00A650DF" w:rsidRPr="00A650DF">
        <w:t>tổng</w:t>
      </w:r>
      <w:proofErr w:type="spellEnd"/>
      <w:r w:rsidR="00A650DF" w:rsidRPr="00A650DF">
        <w:t xml:space="preserve"> </w:t>
      </w:r>
      <w:proofErr w:type="spellStart"/>
      <w:r w:rsidR="00A650DF" w:rsidRPr="00A650DF">
        <w:t>giá</w:t>
      </w:r>
      <w:proofErr w:type="spellEnd"/>
      <w:r w:rsidR="00A650DF" w:rsidRPr="00A650DF">
        <w:t xml:space="preserve"> </w:t>
      </w:r>
      <w:proofErr w:type="spellStart"/>
      <w:r w:rsidR="00A650DF" w:rsidRPr="00A650DF">
        <w:t>trị</w:t>
      </w:r>
      <w:proofErr w:type="spellEnd"/>
      <w:r w:rsidR="00A650DF" w:rsidRPr="00A650DF">
        <w:t xml:space="preserve"> </w:t>
      </w:r>
      <w:proofErr w:type="spellStart"/>
      <w:r w:rsidR="00A650DF" w:rsidRPr="00A650DF">
        <w:t>đơn</w:t>
      </w:r>
      <w:proofErr w:type="spellEnd"/>
      <w:r w:rsidR="00A650DF" w:rsidRPr="00A650DF">
        <w:t xml:space="preserve"> </w:t>
      </w:r>
      <w:proofErr w:type="spellStart"/>
      <w:r w:rsidR="00A650DF" w:rsidRPr="00A650DF">
        <w:t>hàng</w:t>
      </w:r>
      <w:proofErr w:type="spellEnd"/>
      <w:r w:rsidR="00A650DF" w:rsidRPr="00A650DF">
        <w:t xml:space="preserve"> (</w:t>
      </w:r>
      <w:proofErr w:type="spellStart"/>
      <w:r w:rsidR="00A650DF" w:rsidRPr="00A650DF">
        <w:t>TongTien</w:t>
      </w:r>
      <w:proofErr w:type="spellEnd"/>
      <w:r w:rsidR="00A650DF" w:rsidRPr="00A650DF">
        <w:t>)</w:t>
      </w:r>
    </w:p>
    <w:p w14:paraId="007E3781" w14:textId="77777777" w:rsidR="00A650DF" w:rsidRDefault="00A650DF" w:rsidP="00B66CBD">
      <w:pPr>
        <w:rPr>
          <w:b/>
          <w:bCs/>
        </w:rPr>
      </w:pPr>
    </w:p>
    <w:p w14:paraId="210497E5" w14:textId="412A232D" w:rsidR="00D44FC5" w:rsidRDefault="00D44FC5" w:rsidP="00B66CBD">
      <w:proofErr w:type="gramStart"/>
      <w:r w:rsidRPr="00D44FC5">
        <w:rPr>
          <w:b/>
          <w:bCs/>
        </w:rPr>
        <w:t>CTHD</w:t>
      </w:r>
      <w:r w:rsidRPr="00D44FC5">
        <w:t>(</w:t>
      </w:r>
      <w:proofErr w:type="gramEnd"/>
      <w:r w:rsidRPr="00D44FC5">
        <w:rPr>
          <w:u w:val="single"/>
        </w:rPr>
        <w:t>MaHD</w:t>
      </w:r>
      <w:r w:rsidRPr="00D44FC5">
        <w:t xml:space="preserve">, MAHS, </w:t>
      </w:r>
      <w:proofErr w:type="spellStart"/>
      <w:r w:rsidRPr="00D44FC5">
        <w:t>SoLuong</w:t>
      </w:r>
      <w:proofErr w:type="spellEnd"/>
      <w:r w:rsidRPr="00D44FC5">
        <w:t>)</w:t>
      </w:r>
    </w:p>
    <w:p w14:paraId="6D71AADB" w14:textId="5D091B76" w:rsidR="00214531" w:rsidRPr="0062598D" w:rsidRDefault="00D44FC5" w:rsidP="00B66CBD">
      <w:r w:rsidRPr="0062598D">
        <w:t xml:space="preserve">Tân </w:t>
      </w:r>
      <w:proofErr w:type="spellStart"/>
      <w:r w:rsidRPr="0062598D">
        <w:t>từ</w:t>
      </w:r>
      <w:proofErr w:type="spellEnd"/>
      <w:r w:rsidRPr="0062598D">
        <w:t xml:space="preserve">: </w:t>
      </w:r>
      <w:r w:rsidR="0062598D" w:rsidRPr="0062598D">
        <w:t xml:space="preserve">Chi </w:t>
      </w:r>
      <w:proofErr w:type="spellStart"/>
      <w:r w:rsidR="0062598D" w:rsidRPr="0062598D">
        <w:t>tiết</w:t>
      </w:r>
      <w:proofErr w:type="spellEnd"/>
      <w:r w:rsidR="0062598D" w:rsidRPr="0062598D">
        <w:t xml:space="preserve"> </w:t>
      </w:r>
      <w:proofErr w:type="spellStart"/>
      <w:r w:rsidR="0062598D" w:rsidRPr="0062598D">
        <w:t>hóa</w:t>
      </w:r>
      <w:proofErr w:type="spellEnd"/>
      <w:r w:rsidR="0062598D" w:rsidRPr="0062598D">
        <w:t xml:space="preserve"> </w:t>
      </w:r>
      <w:proofErr w:type="spellStart"/>
      <w:r w:rsidR="0062598D" w:rsidRPr="0062598D">
        <w:t>đ</w:t>
      </w:r>
      <w:r w:rsidR="0062598D">
        <w:t>ơn</w:t>
      </w:r>
      <w:proofErr w:type="spellEnd"/>
      <w:r w:rsidR="0062598D">
        <w:t xml:space="preserve"> </w:t>
      </w:r>
      <w:proofErr w:type="spellStart"/>
      <w:r w:rsidR="0062598D">
        <w:t>của</w:t>
      </w:r>
      <w:proofErr w:type="spellEnd"/>
      <w:r w:rsidR="0062598D">
        <w:t xml:space="preserve"> </w:t>
      </w:r>
      <w:proofErr w:type="spellStart"/>
      <w:r w:rsidR="0062598D">
        <w:t>đơn</w:t>
      </w:r>
      <w:proofErr w:type="spellEnd"/>
      <w:r w:rsidR="00BC2BBC">
        <w:t xml:space="preserve"> </w:t>
      </w:r>
      <w:proofErr w:type="spellStart"/>
      <w:r w:rsidR="00BC2BBC">
        <w:t>hàng</w:t>
      </w:r>
      <w:proofErr w:type="spellEnd"/>
      <w:r w:rsidR="0062598D">
        <w:t xml:space="preserve"> </w:t>
      </w:r>
      <w:proofErr w:type="spellStart"/>
      <w:r w:rsidR="0062598D">
        <w:t>có</w:t>
      </w:r>
      <w:proofErr w:type="spellEnd"/>
      <w:r w:rsidR="0062598D">
        <w:t xml:space="preserve"> </w:t>
      </w:r>
      <w:proofErr w:type="spellStart"/>
      <w:r w:rsidR="0062598D">
        <w:t>Mã</w:t>
      </w:r>
      <w:proofErr w:type="spellEnd"/>
      <w:r w:rsidR="0062598D">
        <w:t xml:space="preserve"> </w:t>
      </w:r>
      <w:proofErr w:type="spellStart"/>
      <w:r w:rsidR="0062598D">
        <w:t>đơn</w:t>
      </w:r>
      <w:proofErr w:type="spellEnd"/>
      <w:r w:rsidR="0062598D">
        <w:t xml:space="preserve"> </w:t>
      </w:r>
      <w:r w:rsidR="0062598D" w:rsidRPr="00C83C98">
        <w:t xml:space="preserve">MaHD, </w:t>
      </w:r>
      <w:proofErr w:type="spellStart"/>
      <w:r w:rsidR="00C83C98" w:rsidRPr="00C83C98">
        <w:t>mã</w:t>
      </w:r>
      <w:proofErr w:type="spellEnd"/>
      <w:r w:rsidR="00C83C98" w:rsidRPr="00C83C98">
        <w:t xml:space="preserve"> Hải </w:t>
      </w:r>
      <w:proofErr w:type="spellStart"/>
      <w:r w:rsidR="00C83C98" w:rsidRPr="00C83C98">
        <w:t>sản</w:t>
      </w:r>
      <w:proofErr w:type="spellEnd"/>
      <w:r w:rsidR="00C83C98">
        <w:t xml:space="preserve"> (MAHS)</w:t>
      </w:r>
      <w:r w:rsidR="00C83C98" w:rsidRPr="00C83C98">
        <w:t xml:space="preserve"> </w:t>
      </w:r>
      <w:proofErr w:type="spellStart"/>
      <w:r w:rsidR="00C83C98" w:rsidRPr="00C83C98">
        <w:t>và</w:t>
      </w:r>
      <w:proofErr w:type="spellEnd"/>
      <w:r w:rsidR="00C83C98" w:rsidRPr="00C83C98">
        <w:t xml:space="preserve"> </w:t>
      </w:r>
      <w:proofErr w:type="spellStart"/>
      <w:r w:rsidR="00C83C98" w:rsidRPr="00C83C98">
        <w:t>số</w:t>
      </w:r>
      <w:proofErr w:type="spellEnd"/>
      <w:r w:rsidR="00C83C98" w:rsidRPr="00C83C98">
        <w:t xml:space="preserve"> </w:t>
      </w:r>
      <w:proofErr w:type="spellStart"/>
      <w:r w:rsidR="00C83C98" w:rsidRPr="00C83C98">
        <w:t>lượng</w:t>
      </w:r>
      <w:proofErr w:type="spellEnd"/>
      <w:r w:rsidR="00C83C98">
        <w:t xml:space="preserve"> (</w:t>
      </w:r>
      <w:proofErr w:type="spellStart"/>
      <w:r w:rsidR="00C83C98" w:rsidRPr="00D44FC5">
        <w:t>SoLuong</w:t>
      </w:r>
      <w:proofErr w:type="spellEnd"/>
      <w:r w:rsidR="00C83C98">
        <w:t>)</w:t>
      </w:r>
      <w:r w:rsidR="00C83C98" w:rsidRPr="00C83C98">
        <w:t xml:space="preserve"> </w:t>
      </w:r>
      <w:proofErr w:type="spellStart"/>
      <w:r w:rsidR="00C83C98" w:rsidRPr="00C83C98">
        <w:t>đã</w:t>
      </w:r>
      <w:proofErr w:type="spellEnd"/>
      <w:r w:rsidR="00C83C98" w:rsidRPr="00C83C98">
        <w:t xml:space="preserve"> </w:t>
      </w:r>
      <w:proofErr w:type="spellStart"/>
      <w:r w:rsidR="00C83C98" w:rsidRPr="00C83C98">
        <w:t>mua</w:t>
      </w:r>
      <w:proofErr w:type="spellEnd"/>
    </w:p>
    <w:p w14:paraId="168E5681" w14:textId="26D05251" w:rsidR="00A332C0" w:rsidRDefault="77215151" w:rsidP="00DB7651">
      <w:pPr>
        <w:pStyle w:val="Heading2"/>
      </w:pPr>
      <w:bookmarkStart w:id="5" w:name="_Toc154958881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bookmarkEnd w:id="5"/>
      <w:proofErr w:type="spellEnd"/>
    </w:p>
    <w:p w14:paraId="6DAD123D" w14:textId="4CB639C2" w:rsidR="77215151" w:rsidRDefault="77215151" w:rsidP="77215151">
      <w:pPr>
        <w:pStyle w:val="Heading3"/>
      </w:pPr>
      <w:bookmarkStart w:id="6" w:name="_Toc154958882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bookmarkEnd w:id="6"/>
      <w:proofErr w:type="spellEnd"/>
    </w:p>
    <w:p w14:paraId="4BC3CC08" w14:textId="62CD35BD" w:rsidR="0024604E" w:rsidRDefault="0024604E" w:rsidP="0024604E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="003E0875" w:rsidRPr="003E0875">
        <w:t>CUAHANG</w:t>
      </w:r>
      <w:r w:rsidR="003E0875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46375878" w14:textId="58E24FA2" w:rsidR="0024604E" w:rsidRDefault="0024604E" w:rsidP="0024604E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="00BB6DCF" w:rsidRPr="00BB6DCF">
        <w:t>NHANVIEN</w:t>
      </w:r>
      <w:r>
        <w:t xml:space="preserve">, </w:t>
      </w:r>
      <w:r w:rsidR="00612EFA" w:rsidRPr="00612EFA">
        <w:t>HOADON</w:t>
      </w:r>
      <w:r>
        <w:t xml:space="preserve">, </w:t>
      </w:r>
      <w:r w:rsidR="001E3F52" w:rsidRPr="001E3F52">
        <w:t xml:space="preserve">CTHD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1A07BB2F" w14:textId="4D58A80A" w:rsidR="00C97A3B" w:rsidRDefault="0024604E" w:rsidP="0024604E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="0099073E" w:rsidRPr="0099073E">
        <w:t>KHOHS</w:t>
      </w:r>
      <w:r w:rsidR="0099073E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 w:rsidR="002A2EFE" w:rsidRPr="002A2EFE">
        <w:t>KHOHS_QLKHO</w:t>
      </w:r>
      <w:r w:rsidR="002A2EFE">
        <w:t xml:space="preserve"> </w:t>
      </w:r>
      <w:proofErr w:type="spellStart"/>
      <w:r>
        <w:t>và</w:t>
      </w:r>
      <w:proofErr w:type="spellEnd"/>
      <w:r w:rsidR="002E1078">
        <w:t xml:space="preserve"> </w:t>
      </w:r>
      <w:r w:rsidR="00C97A3B" w:rsidRPr="00C97A3B">
        <w:t>KHOHS_NVBH</w:t>
      </w:r>
      <w:r>
        <w:t xml:space="preserve">. </w:t>
      </w:r>
    </w:p>
    <w:p w14:paraId="2DE2326E" w14:textId="43B1E0BE" w:rsidR="0024604E" w:rsidRDefault="0024604E" w:rsidP="0024604E">
      <w:r>
        <w:t xml:space="preserve">Trong </w:t>
      </w:r>
      <w:proofErr w:type="spellStart"/>
      <w:r>
        <w:t>đó</w:t>
      </w:r>
      <w:proofErr w:type="spellEnd"/>
      <w:r>
        <w:t>:</w:t>
      </w:r>
    </w:p>
    <w:p w14:paraId="2014CE41" w14:textId="28E79103" w:rsidR="0024604E" w:rsidRDefault="0024604E" w:rsidP="0024604E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="00C97A3B" w:rsidRPr="002A2EFE">
        <w:t>KHOHS_QLKHO</w:t>
      </w:r>
      <w:r w:rsidR="00C97A3B"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837AEB3" w14:textId="3CA5B20C" w:rsidR="0024604E" w:rsidRDefault="0024604E" w:rsidP="0024604E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="00C97A3B" w:rsidRPr="00C97A3B">
        <w:t>KHOHS_NVBH</w:t>
      </w:r>
      <w:r w:rsidR="00C97A3B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7A1FA60" w14:textId="5768F202" w:rsidR="00E20457" w:rsidRDefault="0024604E" w:rsidP="0024604E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="005A5C1A" w:rsidRPr="005A5C1A">
        <w:t>KHACHHANG</w:t>
      </w:r>
      <w:r>
        <w:t xml:space="preserve">, </w:t>
      </w:r>
      <w:r w:rsidR="005A5C1A" w:rsidRPr="005A5C1A">
        <w:t>HAISAN</w:t>
      </w:r>
      <w:r w:rsidR="005A5C1A">
        <w:t xml:space="preserve">, </w:t>
      </w:r>
      <w:r w:rsidR="005A5C1A" w:rsidRPr="005A5C1A">
        <w:t xml:space="preserve">LOAI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</w:t>
      </w:r>
      <w:r w:rsidR="00EF0D6D">
        <w:t>ửa</w:t>
      </w:r>
      <w:proofErr w:type="spellEnd"/>
      <w:r w:rsidR="00EF0D6D">
        <w:t xml:space="preserve"> </w:t>
      </w:r>
      <w:proofErr w:type="spellStart"/>
      <w:r w:rsidR="00EF0D6D">
        <w:t>hàng</w:t>
      </w:r>
      <w:proofErr w:type="spellEnd"/>
    </w:p>
    <w:p w14:paraId="3D15C11D" w14:textId="77777777" w:rsidR="00ED7C24" w:rsidRPr="00E20457" w:rsidRDefault="00ED7C24" w:rsidP="0024604E"/>
    <w:p w14:paraId="5A5B11EA" w14:textId="718ED9F3" w:rsidR="77215151" w:rsidRDefault="77215151" w:rsidP="77215151">
      <w:pPr>
        <w:pStyle w:val="Heading3"/>
      </w:pPr>
      <w:bookmarkStart w:id="7" w:name="_Toc154958883"/>
      <w:r>
        <w:t xml:space="preserve">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chi </w:t>
      </w:r>
      <w:proofErr w:type="spellStart"/>
      <w:r>
        <w:t>nhánh</w:t>
      </w:r>
      <w:bookmarkEnd w:id="7"/>
      <w:proofErr w:type="spellEnd"/>
    </w:p>
    <w:p w14:paraId="216A7F8D" w14:textId="77777777" w:rsidR="002E1078" w:rsidRDefault="002E1078" w:rsidP="002E1078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Pr="003E0875">
        <w:t>CUAHANG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C502D59" w14:textId="488743FE" w:rsidR="00ED7C24" w:rsidRDefault="00ED7C24" w:rsidP="00ED7C24">
      <w:r>
        <w:t>C</w:t>
      </w:r>
      <w:r w:rsidR="00C43241">
        <w:t>H</w:t>
      </w:r>
      <w:r>
        <w:t>1.</w:t>
      </w:r>
      <w:r w:rsidR="00BE0E0B" w:rsidRPr="003E0875">
        <w:t>CUAHANG</w:t>
      </w:r>
      <w:r w:rsidR="00BE0E0B">
        <w:t xml:space="preserve"> </w:t>
      </w:r>
      <w:r>
        <w:t xml:space="preserve">= </w:t>
      </w:r>
      <w:proofErr w:type="gramStart"/>
      <w:r>
        <w:rPr>
          <w:rFonts w:ascii="Cambria Math" w:hAnsi="Cambria Math" w:cs="Cambria Math"/>
        </w:rPr>
        <w:t>𝛿</w:t>
      </w:r>
      <w:r w:rsidRPr="00EF0D6D">
        <w:rPr>
          <w:sz w:val="28"/>
          <w:szCs w:val="28"/>
          <w:vertAlign w:val="subscript"/>
        </w:rPr>
        <w:t>(</w:t>
      </w:r>
      <w:proofErr w:type="gramEnd"/>
      <w:r w:rsidR="009018BB" w:rsidRPr="00EF0D6D">
        <w:rPr>
          <w:rFonts w:ascii="Cambria Math" w:hAnsi="Cambria Math" w:cs="Cambria Math"/>
          <w:sz w:val="28"/>
          <w:szCs w:val="28"/>
          <w:vertAlign w:val="subscript"/>
        </w:rPr>
        <w:t>MACH</w:t>
      </w:r>
      <w:r w:rsidR="00976339" w:rsidRPr="00EF0D6D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EF0D6D">
        <w:rPr>
          <w:sz w:val="28"/>
          <w:szCs w:val="28"/>
          <w:vertAlign w:val="subscript"/>
        </w:rPr>
        <w:t>=′</w:t>
      </w:r>
      <w:r w:rsidR="00703A20" w:rsidRPr="00EF0D6D">
        <w:rPr>
          <w:sz w:val="28"/>
          <w:szCs w:val="28"/>
          <w:vertAlign w:val="subscript"/>
        </w:rPr>
        <w:t xml:space="preserve"> </w:t>
      </w:r>
      <w:r w:rsidR="009018BB" w:rsidRPr="00EF0D6D">
        <w:rPr>
          <w:rFonts w:ascii="Cambria Math" w:hAnsi="Cambria Math" w:cs="Cambria Math"/>
          <w:sz w:val="28"/>
          <w:szCs w:val="28"/>
          <w:vertAlign w:val="subscript"/>
        </w:rPr>
        <w:t>CH001</w:t>
      </w:r>
      <w:r w:rsidRPr="00EF0D6D">
        <w:rPr>
          <w:sz w:val="28"/>
          <w:szCs w:val="28"/>
          <w:vertAlign w:val="subscript"/>
        </w:rPr>
        <w:t>′)</w:t>
      </w:r>
      <w:r w:rsidRPr="00EF0D6D">
        <w:rPr>
          <w:sz w:val="28"/>
          <w:szCs w:val="28"/>
        </w:rPr>
        <w:t xml:space="preserve"> </w:t>
      </w:r>
      <w:r w:rsidR="00EE4321" w:rsidRPr="003E0875">
        <w:t>CUAHANG</w:t>
      </w:r>
    </w:p>
    <w:p w14:paraId="619FC246" w14:textId="65AEB08A" w:rsidR="00ED7C24" w:rsidRDefault="00ED7C24" w:rsidP="00ED7C24">
      <w:r>
        <w:t>C</w:t>
      </w:r>
      <w:r w:rsidR="00C43241">
        <w:t>H</w:t>
      </w:r>
      <w:r>
        <w:t>2.</w:t>
      </w:r>
      <w:r w:rsidR="00BE0E0B" w:rsidRPr="003E0875">
        <w:t>CUAHANG</w:t>
      </w:r>
      <w:r w:rsidR="00BE0E0B">
        <w:t xml:space="preserve"> </w:t>
      </w:r>
      <w:r>
        <w:t xml:space="preserve">= </w:t>
      </w:r>
      <w:r>
        <w:rPr>
          <w:rFonts w:ascii="Cambria Math" w:hAnsi="Cambria Math" w:cs="Cambria Math"/>
        </w:rPr>
        <w:t>𝛿</w:t>
      </w:r>
      <w:r>
        <w:t xml:space="preserve"> </w:t>
      </w:r>
      <w:r w:rsidRPr="00EF0D6D">
        <w:rPr>
          <w:sz w:val="28"/>
          <w:szCs w:val="28"/>
          <w:vertAlign w:val="subscript"/>
        </w:rPr>
        <w:t>(</w:t>
      </w:r>
      <w:r w:rsidR="00EE4321" w:rsidRPr="00EF0D6D">
        <w:rPr>
          <w:rFonts w:ascii="Cambria Math" w:hAnsi="Cambria Math" w:cs="Cambria Math"/>
          <w:sz w:val="28"/>
          <w:szCs w:val="28"/>
          <w:vertAlign w:val="subscript"/>
        </w:rPr>
        <w:t>MACH</w:t>
      </w:r>
      <w:r w:rsidR="00976339" w:rsidRPr="00EF0D6D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EF0D6D">
        <w:rPr>
          <w:sz w:val="28"/>
          <w:szCs w:val="28"/>
          <w:vertAlign w:val="subscript"/>
        </w:rPr>
        <w:t>=′</w:t>
      </w:r>
      <w:r w:rsidR="00603A2C" w:rsidRPr="00EF0D6D">
        <w:rPr>
          <w:sz w:val="28"/>
          <w:szCs w:val="28"/>
          <w:vertAlign w:val="subscript"/>
        </w:rPr>
        <w:t xml:space="preserve"> </w:t>
      </w:r>
      <w:r w:rsidR="00EE4321" w:rsidRPr="00EF0D6D">
        <w:rPr>
          <w:rFonts w:ascii="Cambria Math" w:hAnsi="Cambria Math" w:cs="Cambria Math"/>
          <w:sz w:val="28"/>
          <w:szCs w:val="28"/>
          <w:vertAlign w:val="subscript"/>
        </w:rPr>
        <w:t>CH002</w:t>
      </w:r>
      <w:r w:rsidR="00603A2C" w:rsidRPr="00EF0D6D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EF0D6D">
        <w:rPr>
          <w:sz w:val="28"/>
          <w:szCs w:val="28"/>
          <w:vertAlign w:val="subscript"/>
        </w:rPr>
        <w:t>′)</w:t>
      </w:r>
      <w:r w:rsidR="00F349FC" w:rsidRPr="00EF0D6D">
        <w:rPr>
          <w:sz w:val="28"/>
          <w:szCs w:val="28"/>
        </w:rPr>
        <w:t xml:space="preserve"> </w:t>
      </w:r>
      <w:r w:rsidR="00EE4321" w:rsidRPr="003E0875">
        <w:t>CUAHANG</w:t>
      </w:r>
    </w:p>
    <w:p w14:paraId="52035715" w14:textId="77777777" w:rsidR="00703A20" w:rsidRDefault="00703A20" w:rsidP="00ED7C24"/>
    <w:p w14:paraId="2740DF16" w14:textId="6322A571" w:rsidR="00703A20" w:rsidRDefault="00ED7C24" w:rsidP="00ED7C24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="00703A20" w:rsidRPr="00BB6DCF">
        <w:t>NHANVIEN</w:t>
      </w:r>
      <w:r w:rsidR="00703A20">
        <w:t xml:space="preserve">, </w:t>
      </w:r>
      <w:r w:rsidR="00703A20" w:rsidRPr="00612EFA">
        <w:t>HOADON</w:t>
      </w:r>
      <w:r w:rsidR="00703A20">
        <w:t xml:space="preserve">, </w:t>
      </w:r>
      <w:r w:rsidR="00703A20" w:rsidRPr="001E3F52">
        <w:t xml:space="preserve">CTHD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41C3031E" w14:textId="46CCFE8F" w:rsidR="00ED7C24" w:rsidRDefault="00ED7C24" w:rsidP="00ED7C24">
      <w:r>
        <w:t>C</w:t>
      </w:r>
      <w:r w:rsidR="00733F04">
        <w:t>H</w:t>
      </w:r>
      <w:r>
        <w:t>1.</w:t>
      </w:r>
      <w:r w:rsidR="00703A20" w:rsidRPr="00BB6DCF">
        <w:t>NHANVIEN</w:t>
      </w:r>
      <w:r w:rsidR="00703A20">
        <w:t xml:space="preserve"> </w:t>
      </w:r>
      <w:r>
        <w:t xml:space="preserve">= </w:t>
      </w:r>
      <w:r w:rsidR="00F028B9" w:rsidRPr="00BB6DCF">
        <w:t>NHANVIEN</w:t>
      </w:r>
      <w:r w:rsidR="00F028B9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⋉</w:t>
      </w:r>
      <w:r w:rsidR="00F028B9" w:rsidRPr="00F028B9">
        <w:t xml:space="preserve"> </w:t>
      </w:r>
      <w:r w:rsidR="00C43241" w:rsidRPr="00EF0D6D">
        <w:rPr>
          <w:sz w:val="28"/>
          <w:szCs w:val="28"/>
          <w:vertAlign w:val="subscript"/>
        </w:rPr>
        <w:t>MACH</w:t>
      </w:r>
      <w:r w:rsidR="00C43241">
        <w:t xml:space="preserve"> </w:t>
      </w:r>
      <w:r>
        <w:t>C</w:t>
      </w:r>
      <w:r w:rsidR="00C43241">
        <w:t>H</w:t>
      </w:r>
      <w:r>
        <w:t>1.</w:t>
      </w:r>
      <w:r w:rsidR="00C43241">
        <w:t>CUAHANG</w:t>
      </w:r>
    </w:p>
    <w:p w14:paraId="715B5D4D" w14:textId="0400AFEA" w:rsidR="00ED7C24" w:rsidRDefault="00ED7C24" w:rsidP="00ED7C24">
      <w:r>
        <w:t>C</w:t>
      </w:r>
      <w:r w:rsidR="00733F04">
        <w:t>H</w:t>
      </w:r>
      <w:r>
        <w:t>2.</w:t>
      </w:r>
      <w:r w:rsidR="00703A20" w:rsidRPr="00BB6DCF">
        <w:t>NHANVIEN</w:t>
      </w:r>
      <w:r w:rsidR="00703A20">
        <w:t xml:space="preserve"> </w:t>
      </w:r>
      <w:r>
        <w:t xml:space="preserve">= </w:t>
      </w:r>
      <w:r w:rsidR="00F028B9" w:rsidRPr="00BB6DCF">
        <w:t>NHANVIEN</w:t>
      </w:r>
      <w:r w:rsidR="00F028B9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⋉</w:t>
      </w:r>
      <w:r w:rsidR="00F028B9" w:rsidRPr="00F028B9">
        <w:t xml:space="preserve"> </w:t>
      </w:r>
      <w:r w:rsidR="00C43241" w:rsidRPr="00EF0D6D">
        <w:rPr>
          <w:sz w:val="28"/>
          <w:szCs w:val="28"/>
          <w:vertAlign w:val="subscript"/>
        </w:rPr>
        <w:t>MACH</w:t>
      </w:r>
      <w:r w:rsidR="00C43241">
        <w:t xml:space="preserve"> CH2</w:t>
      </w:r>
      <w:r>
        <w:t>.</w:t>
      </w:r>
      <w:r w:rsidR="00C43241" w:rsidRPr="00C43241">
        <w:t xml:space="preserve"> </w:t>
      </w:r>
      <w:r w:rsidR="00C43241">
        <w:t>CUAHANG</w:t>
      </w:r>
    </w:p>
    <w:p w14:paraId="59175725" w14:textId="7D4EF3CD" w:rsidR="00ED7C24" w:rsidRDefault="00ED7C24" w:rsidP="00ED7C24">
      <w:r>
        <w:t>C</w:t>
      </w:r>
      <w:r w:rsidR="00733F04">
        <w:t>H</w:t>
      </w:r>
      <w:r>
        <w:t>1.</w:t>
      </w:r>
      <w:r w:rsidR="00703A20" w:rsidRPr="00612EFA">
        <w:t>HOADON</w:t>
      </w:r>
      <w:r w:rsidR="00703A20">
        <w:t xml:space="preserve"> </w:t>
      </w:r>
      <w:r>
        <w:t xml:space="preserve">= </w:t>
      </w:r>
      <w:proofErr w:type="gramStart"/>
      <w:r w:rsidR="00733F04">
        <w:t xml:space="preserve">MAHD </w:t>
      </w:r>
      <w:r>
        <w:t xml:space="preserve"> </w:t>
      </w:r>
      <w:r>
        <w:rPr>
          <w:rFonts w:ascii="Cambria Math" w:hAnsi="Cambria Math" w:cs="Cambria Math"/>
        </w:rPr>
        <w:t>⋉</w:t>
      </w:r>
      <w:proofErr w:type="gramEnd"/>
      <w:r w:rsidR="00733F04">
        <w:rPr>
          <w:rFonts w:ascii="Cambria Math" w:hAnsi="Cambria Math" w:cs="Cambria Math"/>
        </w:rPr>
        <w:t xml:space="preserve"> </w:t>
      </w:r>
      <w:r w:rsidR="00733F04" w:rsidRPr="00EF0D6D">
        <w:rPr>
          <w:rFonts w:ascii="Cambria Math" w:hAnsi="Cambria Math" w:cs="Cambria Math"/>
          <w:sz w:val="28"/>
          <w:szCs w:val="28"/>
          <w:vertAlign w:val="subscript"/>
        </w:rPr>
        <w:t>MANV</w:t>
      </w:r>
      <w:r w:rsidR="00733F04">
        <w:rPr>
          <w:rFonts w:ascii="Cambria Math" w:hAnsi="Cambria Math" w:cs="Cambria Math"/>
        </w:rPr>
        <w:t xml:space="preserve"> </w:t>
      </w:r>
      <w:r>
        <w:t>C</w:t>
      </w:r>
      <w:r w:rsidR="00733F04">
        <w:t>H</w:t>
      </w:r>
      <w:r>
        <w:t>1. EMPLOYEE</w:t>
      </w:r>
    </w:p>
    <w:p w14:paraId="6F77102A" w14:textId="7154BAAA" w:rsidR="00ED7C24" w:rsidRDefault="00ED7C24" w:rsidP="00ED7C24">
      <w:r>
        <w:t>C</w:t>
      </w:r>
      <w:r w:rsidR="00733F04">
        <w:t>H</w:t>
      </w:r>
      <w:r>
        <w:t>2.</w:t>
      </w:r>
      <w:r w:rsidR="00703A20" w:rsidRPr="00612EFA">
        <w:t>HOADON</w:t>
      </w:r>
      <w:r w:rsidR="00703A20">
        <w:t xml:space="preserve"> </w:t>
      </w:r>
      <w:r>
        <w:t xml:space="preserve">= </w:t>
      </w:r>
      <w:proofErr w:type="gramStart"/>
      <w:r w:rsidR="00733F04">
        <w:t xml:space="preserve">MAHD  </w:t>
      </w:r>
      <w:r w:rsidR="00733F04">
        <w:rPr>
          <w:rFonts w:ascii="Cambria Math" w:hAnsi="Cambria Math" w:cs="Cambria Math"/>
        </w:rPr>
        <w:t>⋉</w:t>
      </w:r>
      <w:proofErr w:type="gramEnd"/>
      <w:r w:rsidR="00733F04">
        <w:rPr>
          <w:rFonts w:ascii="Cambria Math" w:hAnsi="Cambria Math" w:cs="Cambria Math"/>
        </w:rPr>
        <w:t xml:space="preserve"> </w:t>
      </w:r>
      <w:r w:rsidR="00733F04" w:rsidRPr="00EF0D6D">
        <w:rPr>
          <w:rFonts w:ascii="Cambria Math" w:hAnsi="Cambria Math" w:cs="Cambria Math"/>
          <w:sz w:val="28"/>
          <w:szCs w:val="28"/>
          <w:vertAlign w:val="subscript"/>
        </w:rPr>
        <w:t>MANV</w:t>
      </w:r>
      <w:r w:rsidR="00733F04">
        <w:rPr>
          <w:rFonts w:ascii="Cambria Math" w:hAnsi="Cambria Math" w:cs="Cambria Math"/>
        </w:rPr>
        <w:t xml:space="preserve"> </w:t>
      </w:r>
      <w:r>
        <w:t>C</w:t>
      </w:r>
      <w:r w:rsidR="00733F04">
        <w:t>H</w:t>
      </w:r>
      <w:r>
        <w:t>2. EMPLOYEE</w:t>
      </w:r>
    </w:p>
    <w:p w14:paraId="45B40069" w14:textId="3E582438" w:rsidR="00ED7C24" w:rsidRDefault="00ED7C24" w:rsidP="00ED7C24">
      <w:r>
        <w:t>C</w:t>
      </w:r>
      <w:r w:rsidR="00763FAB">
        <w:t>H</w:t>
      </w:r>
      <w:r>
        <w:t>1.</w:t>
      </w:r>
      <w:r w:rsidR="00703A20" w:rsidRPr="00703A20">
        <w:t xml:space="preserve"> </w:t>
      </w:r>
      <w:r w:rsidR="00703A20" w:rsidRPr="001E3F52">
        <w:t>CTHD</w:t>
      </w:r>
      <w:r w:rsidR="00703A20">
        <w:t xml:space="preserve"> </w:t>
      </w:r>
      <w:r>
        <w:t xml:space="preserve">= </w:t>
      </w:r>
      <w:r w:rsidR="00410038" w:rsidRPr="001E3F52">
        <w:t>CTHD</w:t>
      </w:r>
      <w:r>
        <w:t xml:space="preserve"> </w:t>
      </w:r>
      <w:r>
        <w:rPr>
          <w:rFonts w:ascii="Cambria Math" w:hAnsi="Cambria Math" w:cs="Cambria Math"/>
        </w:rPr>
        <w:t>⋉</w:t>
      </w:r>
      <w:r w:rsidR="00410038">
        <w:rPr>
          <w:rFonts w:ascii="Cambria Math" w:hAnsi="Cambria Math" w:cs="Cambria Math"/>
        </w:rPr>
        <w:t xml:space="preserve"> </w:t>
      </w:r>
      <w:r w:rsidR="00FE010E" w:rsidRPr="00EF0D6D">
        <w:rPr>
          <w:rFonts w:ascii="Cambria Math" w:hAnsi="Cambria Math" w:cs="Cambria Math"/>
          <w:sz w:val="28"/>
          <w:szCs w:val="28"/>
          <w:vertAlign w:val="subscript"/>
        </w:rPr>
        <w:t>MAHD</w:t>
      </w:r>
      <w:r w:rsidR="005E6757">
        <w:rPr>
          <w:rFonts w:ascii="Cambria Math" w:hAnsi="Cambria Math" w:cs="Cambria Math"/>
        </w:rPr>
        <w:t xml:space="preserve"> </w:t>
      </w:r>
      <w:r>
        <w:t>C</w:t>
      </w:r>
      <w:r w:rsidR="00763FAB">
        <w:t>H</w:t>
      </w:r>
      <w:r>
        <w:t>1.</w:t>
      </w:r>
      <w:r w:rsidR="00246024">
        <w:t>HOADON</w:t>
      </w:r>
    </w:p>
    <w:p w14:paraId="327B763A" w14:textId="74638A17" w:rsidR="00763FAB" w:rsidRDefault="00763FAB" w:rsidP="00763FAB">
      <w:r>
        <w:t>CH2.</w:t>
      </w:r>
      <w:r w:rsidRPr="00703A20">
        <w:t xml:space="preserve"> </w:t>
      </w:r>
      <w:r w:rsidRPr="001E3F52">
        <w:t>CTHD</w:t>
      </w:r>
      <w:r>
        <w:t xml:space="preserve"> = </w:t>
      </w:r>
      <w:r w:rsidRPr="001E3F52">
        <w:t>CTHD</w:t>
      </w:r>
      <w:r>
        <w:t xml:space="preserve"> </w:t>
      </w:r>
      <w:r>
        <w:rPr>
          <w:rFonts w:ascii="Cambria Math" w:hAnsi="Cambria Math" w:cs="Cambria Math"/>
        </w:rPr>
        <w:t>⋉</w:t>
      </w:r>
      <w:r w:rsidRPr="00EF0D6D">
        <w:rPr>
          <w:rFonts w:ascii="Cambria Math" w:hAnsi="Cambria Math" w:cs="Cambria Math"/>
          <w:sz w:val="28"/>
          <w:szCs w:val="28"/>
          <w:vertAlign w:val="subscript"/>
        </w:rPr>
        <w:t xml:space="preserve"> MAHD</w:t>
      </w:r>
      <w:r w:rsidRPr="00EF0D6D">
        <w:rPr>
          <w:rFonts w:ascii="Cambria Math" w:hAnsi="Cambria Math" w:cs="Cambria Math"/>
          <w:sz w:val="28"/>
          <w:szCs w:val="28"/>
        </w:rPr>
        <w:t xml:space="preserve"> </w:t>
      </w:r>
      <w:r>
        <w:t>CH2.HOADON</w:t>
      </w:r>
    </w:p>
    <w:p w14:paraId="232D60E6" w14:textId="77777777" w:rsidR="008B5253" w:rsidRDefault="008B5253" w:rsidP="00ED7C24"/>
    <w:p w14:paraId="1EB40BAD" w14:textId="77777777" w:rsidR="008B5253" w:rsidRDefault="008B5253" w:rsidP="008B5253">
      <w:r>
        <w:lastRenderedPageBreak/>
        <w:t xml:space="preserve">Quan </w:t>
      </w:r>
      <w:proofErr w:type="spellStart"/>
      <w:r>
        <w:t>hệ</w:t>
      </w:r>
      <w:proofErr w:type="spellEnd"/>
      <w:r>
        <w:t xml:space="preserve"> </w:t>
      </w:r>
      <w:r w:rsidRPr="0099073E">
        <w:t>KHOHS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 w:rsidRPr="002A2EFE">
        <w:t>KHOHS_QLKHO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C97A3B">
        <w:t>KHOHS_NVBH</w:t>
      </w:r>
      <w:r>
        <w:t xml:space="preserve">. </w:t>
      </w:r>
    </w:p>
    <w:p w14:paraId="13CD247F" w14:textId="14279514" w:rsidR="0048055C" w:rsidRDefault="0048055C" w:rsidP="00ED7C24">
      <w:r>
        <w:t>CH1.</w:t>
      </w:r>
      <w:r w:rsidR="008505E1" w:rsidRPr="008505E1">
        <w:t xml:space="preserve"> </w:t>
      </w:r>
      <w:r w:rsidR="008505E1" w:rsidRPr="0099073E">
        <w:t>KHOHS</w:t>
      </w:r>
      <w:r w:rsidR="008505E1">
        <w:t xml:space="preserve"> </w:t>
      </w:r>
      <w:r>
        <w:t xml:space="preserve">= </w:t>
      </w:r>
      <w:r w:rsidR="008505E1" w:rsidRPr="0099073E">
        <w:t>KHOHS</w:t>
      </w:r>
      <w:r w:rsidR="008505E1">
        <w:t xml:space="preserve"> </w:t>
      </w:r>
      <w:r>
        <w:rPr>
          <w:rFonts w:ascii="Cambria Math" w:hAnsi="Cambria Math" w:cs="Cambria Math"/>
        </w:rPr>
        <w:t>⋉</w:t>
      </w:r>
      <w:r w:rsidRPr="00EF0D6D">
        <w:rPr>
          <w:sz w:val="28"/>
          <w:szCs w:val="28"/>
          <w:vertAlign w:val="subscript"/>
        </w:rPr>
        <w:t xml:space="preserve"> M</w:t>
      </w:r>
      <w:r w:rsidR="00360D8B" w:rsidRPr="00EF0D6D">
        <w:rPr>
          <w:sz w:val="28"/>
          <w:szCs w:val="28"/>
          <w:vertAlign w:val="subscript"/>
        </w:rPr>
        <w:t>A</w:t>
      </w:r>
      <w:r w:rsidRPr="00EF0D6D">
        <w:rPr>
          <w:sz w:val="28"/>
          <w:szCs w:val="28"/>
          <w:vertAlign w:val="subscript"/>
        </w:rPr>
        <w:t>CH</w:t>
      </w:r>
      <w:r w:rsidRPr="00EF0D6D">
        <w:rPr>
          <w:sz w:val="28"/>
          <w:szCs w:val="28"/>
        </w:rPr>
        <w:t xml:space="preserve"> </w:t>
      </w:r>
      <w:r>
        <w:t xml:space="preserve">CH1.CUAHANG </w:t>
      </w:r>
    </w:p>
    <w:p w14:paraId="080CA076" w14:textId="3C04233D" w:rsidR="0048055C" w:rsidRDefault="0048055C" w:rsidP="00ED7C24">
      <w:r>
        <w:t xml:space="preserve">Trong </w:t>
      </w:r>
      <w:proofErr w:type="spellStart"/>
      <w:r>
        <w:t>đó</w:t>
      </w:r>
      <w:proofErr w:type="spellEnd"/>
      <w:r>
        <w:t>, CH1.</w:t>
      </w:r>
      <w:r w:rsidR="004F2DBD" w:rsidRPr="004F2DBD">
        <w:t xml:space="preserve"> </w:t>
      </w:r>
      <w:r w:rsidR="004F2DBD" w:rsidRPr="0099073E">
        <w:t>KHOHS</w:t>
      </w:r>
      <w:r w:rsidR="004F2DBD"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: </w:t>
      </w:r>
    </w:p>
    <w:p w14:paraId="3D3FDDA0" w14:textId="77777777" w:rsidR="0069138B" w:rsidRDefault="0048055C" w:rsidP="000143CB">
      <w:pPr>
        <w:ind w:firstLine="720"/>
      </w:pPr>
      <w:r>
        <w:t>CH1.</w:t>
      </w:r>
      <w:r w:rsidR="004F2DBD" w:rsidRPr="004F2DBD">
        <w:t xml:space="preserve"> </w:t>
      </w:r>
      <w:r w:rsidR="004F2DBD" w:rsidRPr="002A2EFE">
        <w:t>KHOHS_QLKHO</w:t>
      </w:r>
      <w:r w:rsidR="004F2DBD">
        <w:t xml:space="preserve"> </w:t>
      </w:r>
      <w:r>
        <w:t xml:space="preserve">= π </w:t>
      </w:r>
      <w:r w:rsidRPr="00EF0D6D">
        <w:rPr>
          <w:sz w:val="28"/>
          <w:szCs w:val="28"/>
          <w:vertAlign w:val="subscript"/>
        </w:rPr>
        <w:t>M</w:t>
      </w:r>
      <w:r w:rsidR="00360D8B" w:rsidRPr="00EF0D6D">
        <w:rPr>
          <w:sz w:val="28"/>
          <w:szCs w:val="28"/>
          <w:vertAlign w:val="subscript"/>
        </w:rPr>
        <w:t>ACH</w:t>
      </w:r>
      <w:r w:rsidRPr="00EF0D6D">
        <w:rPr>
          <w:sz w:val="28"/>
          <w:szCs w:val="28"/>
          <w:vertAlign w:val="subscript"/>
        </w:rPr>
        <w:t>,</w:t>
      </w:r>
      <w:r w:rsidR="00360D8B" w:rsidRPr="00EF0D6D">
        <w:rPr>
          <w:sz w:val="28"/>
          <w:szCs w:val="28"/>
          <w:vertAlign w:val="subscript"/>
        </w:rPr>
        <w:t xml:space="preserve"> MAHS,</w:t>
      </w:r>
      <w:r w:rsidRPr="00EF0D6D">
        <w:rPr>
          <w:sz w:val="28"/>
          <w:szCs w:val="28"/>
          <w:vertAlign w:val="subscript"/>
        </w:rPr>
        <w:t xml:space="preserve"> </w:t>
      </w:r>
      <w:proofErr w:type="spellStart"/>
      <w:r w:rsidRPr="00EF0D6D">
        <w:rPr>
          <w:sz w:val="28"/>
          <w:szCs w:val="28"/>
          <w:vertAlign w:val="subscript"/>
        </w:rPr>
        <w:t>SoLuong</w:t>
      </w:r>
      <w:proofErr w:type="spellEnd"/>
      <w:r w:rsidRPr="00EF0D6D">
        <w:rPr>
          <w:sz w:val="28"/>
          <w:szCs w:val="28"/>
          <w:vertAlign w:val="subscript"/>
        </w:rPr>
        <w:t xml:space="preserve">, </w:t>
      </w:r>
      <w:proofErr w:type="spellStart"/>
      <w:r w:rsidRPr="00EF0D6D">
        <w:rPr>
          <w:sz w:val="28"/>
          <w:szCs w:val="28"/>
          <w:vertAlign w:val="subscript"/>
        </w:rPr>
        <w:t>Ngay</w:t>
      </w:r>
      <w:r w:rsidR="00360D8B" w:rsidRPr="00EF0D6D">
        <w:rPr>
          <w:sz w:val="28"/>
          <w:szCs w:val="28"/>
          <w:vertAlign w:val="subscript"/>
        </w:rPr>
        <w:t>CapNhat</w:t>
      </w:r>
      <w:proofErr w:type="spellEnd"/>
      <w:r w:rsidRPr="00EF0D6D">
        <w:rPr>
          <w:sz w:val="28"/>
          <w:szCs w:val="28"/>
        </w:rPr>
        <w:t xml:space="preserve"> </w:t>
      </w:r>
      <w:r>
        <w:t>CH1.KHO</w:t>
      </w:r>
      <w:r w:rsidR="0069138B">
        <w:t>HS</w:t>
      </w:r>
      <w:r>
        <w:t xml:space="preserve"> </w:t>
      </w:r>
    </w:p>
    <w:p w14:paraId="36DA8C91" w14:textId="368194DB" w:rsidR="00FD165C" w:rsidRDefault="0048055C" w:rsidP="000143CB">
      <w:pPr>
        <w:ind w:firstLine="720"/>
      </w:pPr>
      <w:r>
        <w:t>CH1.</w:t>
      </w:r>
      <w:r w:rsidR="00360D8B" w:rsidRPr="00360D8B">
        <w:t xml:space="preserve"> </w:t>
      </w:r>
      <w:r w:rsidR="00360D8B" w:rsidRPr="00C97A3B">
        <w:t>KHOHS_NVBH</w:t>
      </w:r>
      <w:r w:rsidR="00360D8B">
        <w:t xml:space="preserve"> </w:t>
      </w:r>
      <w:r>
        <w:t xml:space="preserve">= π </w:t>
      </w:r>
      <w:r w:rsidR="0069138B" w:rsidRPr="00EF0D6D">
        <w:rPr>
          <w:sz w:val="28"/>
          <w:szCs w:val="28"/>
          <w:vertAlign w:val="subscript"/>
        </w:rPr>
        <w:t xml:space="preserve">MACH, MAHS, </w:t>
      </w:r>
      <w:proofErr w:type="spellStart"/>
      <w:r w:rsidRPr="00EF0D6D">
        <w:rPr>
          <w:sz w:val="28"/>
          <w:szCs w:val="28"/>
          <w:vertAlign w:val="subscript"/>
        </w:rPr>
        <w:t>TinhTrang</w:t>
      </w:r>
      <w:proofErr w:type="spellEnd"/>
      <w:r w:rsidRPr="00EF0D6D">
        <w:rPr>
          <w:sz w:val="28"/>
          <w:szCs w:val="28"/>
        </w:rPr>
        <w:t xml:space="preserve"> </w:t>
      </w:r>
      <w:r>
        <w:t>CH1.KHOH</w:t>
      </w:r>
      <w:r w:rsidR="0069138B">
        <w:t>S</w:t>
      </w:r>
    </w:p>
    <w:p w14:paraId="239DB329" w14:textId="77777777" w:rsidR="0069138B" w:rsidRDefault="0069138B" w:rsidP="00ED7C24"/>
    <w:p w14:paraId="639BB7CE" w14:textId="2D11FE40" w:rsidR="005019A4" w:rsidRDefault="005019A4" w:rsidP="005019A4">
      <w:r>
        <w:t>CH2.</w:t>
      </w:r>
      <w:r w:rsidRPr="008505E1">
        <w:t xml:space="preserve"> </w:t>
      </w:r>
      <w:r w:rsidRPr="0099073E">
        <w:t>KHOHS</w:t>
      </w:r>
      <w:r>
        <w:t xml:space="preserve"> = </w:t>
      </w:r>
      <w:r w:rsidRPr="0099073E">
        <w:t>KHOHS</w:t>
      </w:r>
      <w:r>
        <w:t xml:space="preserve"> </w:t>
      </w:r>
      <w:r>
        <w:rPr>
          <w:rFonts w:ascii="Cambria Math" w:hAnsi="Cambria Math" w:cs="Cambria Math"/>
        </w:rPr>
        <w:t>⋉</w:t>
      </w:r>
      <w:r>
        <w:t xml:space="preserve"> </w:t>
      </w:r>
      <w:r w:rsidRPr="00EF0D6D">
        <w:rPr>
          <w:sz w:val="28"/>
          <w:szCs w:val="28"/>
          <w:vertAlign w:val="subscript"/>
        </w:rPr>
        <w:t>MACH</w:t>
      </w:r>
      <w:r>
        <w:t xml:space="preserve"> CH2.CUAHANG </w:t>
      </w:r>
    </w:p>
    <w:p w14:paraId="67E74A00" w14:textId="153D2910" w:rsidR="005019A4" w:rsidRDefault="005019A4" w:rsidP="005019A4">
      <w:r>
        <w:t xml:space="preserve">Trong </w:t>
      </w:r>
      <w:proofErr w:type="spellStart"/>
      <w:r>
        <w:t>đó</w:t>
      </w:r>
      <w:proofErr w:type="spellEnd"/>
      <w:r>
        <w:t>, CH2.</w:t>
      </w:r>
      <w:r w:rsidRPr="004F2DBD">
        <w:t xml:space="preserve"> </w:t>
      </w:r>
      <w:r w:rsidRPr="0099073E">
        <w:t>KHOHS</w:t>
      </w:r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: </w:t>
      </w:r>
    </w:p>
    <w:p w14:paraId="2F0EDEFB" w14:textId="5394AF99" w:rsidR="005019A4" w:rsidRDefault="005019A4" w:rsidP="0035053F">
      <w:pPr>
        <w:ind w:firstLine="720"/>
      </w:pPr>
      <w:r>
        <w:t>CH2.</w:t>
      </w:r>
      <w:r w:rsidRPr="004F2DBD">
        <w:t xml:space="preserve"> </w:t>
      </w:r>
      <w:r w:rsidRPr="002A2EFE">
        <w:t>KHOHS_QLKHO</w:t>
      </w:r>
      <w:r>
        <w:t xml:space="preserve"> = π </w:t>
      </w:r>
      <w:r w:rsidRPr="00EF0D6D">
        <w:rPr>
          <w:sz w:val="28"/>
          <w:szCs w:val="28"/>
          <w:vertAlign w:val="subscript"/>
        </w:rPr>
        <w:t xml:space="preserve">MACH, MAHS, </w:t>
      </w:r>
      <w:proofErr w:type="spellStart"/>
      <w:r w:rsidRPr="00EF0D6D">
        <w:rPr>
          <w:sz w:val="28"/>
          <w:szCs w:val="28"/>
          <w:vertAlign w:val="subscript"/>
        </w:rPr>
        <w:t>SoLuong</w:t>
      </w:r>
      <w:proofErr w:type="spellEnd"/>
      <w:r w:rsidRPr="00EF0D6D">
        <w:rPr>
          <w:sz w:val="28"/>
          <w:szCs w:val="28"/>
          <w:vertAlign w:val="subscript"/>
        </w:rPr>
        <w:t xml:space="preserve">, </w:t>
      </w:r>
      <w:proofErr w:type="spellStart"/>
      <w:r w:rsidRPr="00EF0D6D">
        <w:rPr>
          <w:sz w:val="28"/>
          <w:szCs w:val="28"/>
          <w:vertAlign w:val="subscript"/>
        </w:rPr>
        <w:t>NgayCapNhat</w:t>
      </w:r>
      <w:proofErr w:type="spellEnd"/>
      <w:r w:rsidRPr="00EF0D6D">
        <w:rPr>
          <w:sz w:val="28"/>
          <w:szCs w:val="28"/>
        </w:rPr>
        <w:t xml:space="preserve"> </w:t>
      </w:r>
      <w:r>
        <w:t xml:space="preserve">CH2.KHOHS </w:t>
      </w:r>
    </w:p>
    <w:p w14:paraId="688D1C1F" w14:textId="3DB3461A" w:rsidR="005019A4" w:rsidRDefault="005019A4" w:rsidP="0035053F">
      <w:pPr>
        <w:ind w:firstLine="720"/>
      </w:pPr>
      <w:r>
        <w:t>CH2.</w:t>
      </w:r>
      <w:r w:rsidRPr="00360D8B">
        <w:t xml:space="preserve"> </w:t>
      </w:r>
      <w:r w:rsidRPr="00C97A3B">
        <w:t>KHOHS_NVBH</w:t>
      </w:r>
      <w:r>
        <w:t xml:space="preserve"> = π </w:t>
      </w:r>
      <w:r w:rsidRPr="00EF0D6D">
        <w:rPr>
          <w:sz w:val="28"/>
          <w:szCs w:val="28"/>
          <w:vertAlign w:val="subscript"/>
        </w:rPr>
        <w:t xml:space="preserve">MACH, MAHS, </w:t>
      </w:r>
      <w:proofErr w:type="spellStart"/>
      <w:r w:rsidRPr="00EF0D6D">
        <w:rPr>
          <w:sz w:val="28"/>
          <w:szCs w:val="28"/>
          <w:vertAlign w:val="subscript"/>
        </w:rPr>
        <w:t>TinhTrang</w:t>
      </w:r>
      <w:proofErr w:type="spellEnd"/>
      <w:r w:rsidRPr="00EF0D6D">
        <w:rPr>
          <w:sz w:val="28"/>
          <w:szCs w:val="28"/>
        </w:rPr>
        <w:t xml:space="preserve"> </w:t>
      </w:r>
      <w:r>
        <w:t>CH2.KHOHS</w:t>
      </w:r>
    </w:p>
    <w:p w14:paraId="591DB453" w14:textId="77777777" w:rsidR="005019A4" w:rsidRDefault="005019A4" w:rsidP="00ED7C24"/>
    <w:p w14:paraId="27A37545" w14:textId="77833918" w:rsidR="77215151" w:rsidRDefault="00ED7C24" w:rsidP="00ED7C24"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="00FD165C">
        <w:t>KHACHHANG</w:t>
      </w:r>
      <w:r>
        <w:t xml:space="preserve">, </w:t>
      </w:r>
      <w:r w:rsidR="00FD165C">
        <w:t xml:space="preserve">HAISAN, LOAI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 w:rsidR="00EF0D6D">
        <w:t>cửa</w:t>
      </w:r>
      <w:proofErr w:type="spellEnd"/>
      <w:r w:rsidR="00EF0D6D">
        <w:t xml:space="preserve"> </w:t>
      </w:r>
      <w:proofErr w:type="spellStart"/>
      <w:r w:rsidR="00EF0D6D">
        <w:t>hàng</w:t>
      </w:r>
      <w:proofErr w:type="spellEnd"/>
    </w:p>
    <w:p w14:paraId="61AC234C" w14:textId="1392BAD0" w:rsidR="77215151" w:rsidRDefault="77215151" w:rsidP="77215151"/>
    <w:p w14:paraId="661F1C9E" w14:textId="77777777" w:rsidR="00DB7651" w:rsidRDefault="77215151" w:rsidP="00DB7651">
      <w:pPr>
        <w:pStyle w:val="Heading2"/>
      </w:pPr>
      <w:bookmarkStart w:id="8" w:name="_Toc154958884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8"/>
      <w:proofErr w:type="spellEnd"/>
    </w:p>
    <w:p w14:paraId="1633E112" w14:textId="6041EC3F" w:rsidR="77215151" w:rsidRPr="00397958" w:rsidRDefault="77215151" w:rsidP="77215151">
      <w:pPr>
        <w:pStyle w:val="Heading3"/>
      </w:pPr>
      <w:bookmarkStart w:id="9" w:name="_Toc154958885"/>
      <w:r>
        <w:t>D</w:t>
      </w:r>
      <w:r w:rsidR="004E7DDF">
        <w:t>D</w:t>
      </w:r>
      <w:r>
        <w:t>L</w:t>
      </w:r>
      <w:bookmarkEnd w:id="9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77215151" w14:paraId="458FC9B8" w14:textId="77777777" w:rsidTr="00BA611F">
        <w:trPr>
          <w:trHeight w:val="300"/>
        </w:trPr>
        <w:tc>
          <w:tcPr>
            <w:tcW w:w="9360" w:type="dxa"/>
            <w:gridSpan w:val="2"/>
          </w:tcPr>
          <w:p w14:paraId="4184BA9B" w14:textId="25DCF4CC" w:rsidR="77215151" w:rsidRPr="00F3122C" w:rsidRDefault="00F3122C" w:rsidP="00F3122C">
            <w:pPr>
              <w:jc w:val="center"/>
              <w:rPr>
                <w:b/>
                <w:bCs/>
              </w:rPr>
            </w:pPr>
            <w:r w:rsidRPr="00F3122C">
              <w:rPr>
                <w:b/>
                <w:bCs/>
              </w:rPr>
              <w:t xml:space="preserve">Định </w:t>
            </w:r>
            <w:proofErr w:type="spellStart"/>
            <w:r w:rsidRPr="00F3122C">
              <w:rPr>
                <w:b/>
                <w:bCs/>
              </w:rPr>
              <w:t>nghĩa</w:t>
            </w:r>
            <w:proofErr w:type="spellEnd"/>
          </w:p>
        </w:tc>
      </w:tr>
      <w:tr w:rsidR="77215151" w14:paraId="56328B6F" w14:textId="77777777" w:rsidTr="00BA611F">
        <w:trPr>
          <w:trHeight w:val="300"/>
        </w:trPr>
        <w:tc>
          <w:tcPr>
            <w:tcW w:w="4680" w:type="dxa"/>
          </w:tcPr>
          <w:p w14:paraId="219D641E" w14:textId="3DBB7AC6" w:rsidR="77215151" w:rsidRPr="00F3122C" w:rsidRDefault="00F3122C" w:rsidP="00F3122C">
            <w:pPr>
              <w:jc w:val="center"/>
              <w:rPr>
                <w:b/>
                <w:bCs/>
              </w:rPr>
            </w:pPr>
            <w:r w:rsidRPr="00F3122C">
              <w:rPr>
                <w:b/>
                <w:bCs/>
              </w:rPr>
              <w:t>CH1</w:t>
            </w:r>
          </w:p>
        </w:tc>
        <w:tc>
          <w:tcPr>
            <w:tcW w:w="4680" w:type="dxa"/>
          </w:tcPr>
          <w:p w14:paraId="4350A330" w14:textId="75A51B3A" w:rsidR="77215151" w:rsidRPr="00F3122C" w:rsidRDefault="00F3122C" w:rsidP="00F3122C">
            <w:pPr>
              <w:jc w:val="center"/>
              <w:rPr>
                <w:b/>
                <w:bCs/>
              </w:rPr>
            </w:pPr>
            <w:r w:rsidRPr="00F3122C">
              <w:rPr>
                <w:b/>
                <w:bCs/>
              </w:rPr>
              <w:t>CH2</w:t>
            </w:r>
          </w:p>
        </w:tc>
      </w:tr>
      <w:tr w:rsidR="77215151" w14:paraId="657A48ED" w14:textId="77777777" w:rsidTr="00BA611F">
        <w:trPr>
          <w:trHeight w:val="300"/>
        </w:trPr>
        <w:tc>
          <w:tcPr>
            <w:tcW w:w="4680" w:type="dxa"/>
          </w:tcPr>
          <w:p w14:paraId="508072C4" w14:textId="466E008A" w:rsidR="000D5096" w:rsidRDefault="000D5096" w:rsidP="000D5096">
            <w:r>
              <w:t>CREATE TABLE ch1.HAISAN</w:t>
            </w:r>
            <w:r w:rsidR="0061719C">
              <w:t xml:space="preserve"> </w:t>
            </w:r>
            <w:r>
              <w:t>(</w:t>
            </w:r>
          </w:p>
          <w:p w14:paraId="6ABFB193" w14:textId="77777777" w:rsidR="000D5096" w:rsidRDefault="000D5096" w:rsidP="000D5096">
            <w:r>
              <w:tab/>
              <w:t xml:space="preserve">MAHS </w:t>
            </w:r>
            <w:proofErr w:type="gramStart"/>
            <w:r>
              <w:t>VARCHAR(</w:t>
            </w:r>
            <w:proofErr w:type="gramEnd"/>
            <w:r>
              <w:t>20) PRIMARY KEY,</w:t>
            </w:r>
          </w:p>
          <w:p w14:paraId="570C5594" w14:textId="77777777" w:rsidR="000D5096" w:rsidRDefault="000D5096" w:rsidP="000D5096">
            <w:r>
              <w:tab/>
            </w:r>
            <w:proofErr w:type="spellStart"/>
            <w:r>
              <w:t>TenHS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255),</w:t>
            </w:r>
          </w:p>
          <w:p w14:paraId="0F3BEE4D" w14:textId="77777777" w:rsidR="000D5096" w:rsidRDefault="000D5096" w:rsidP="000D5096">
            <w:r>
              <w:tab/>
            </w:r>
            <w:proofErr w:type="spellStart"/>
            <w:r>
              <w:t>NgayNhap</w:t>
            </w:r>
            <w:proofErr w:type="spellEnd"/>
            <w:r>
              <w:t xml:space="preserve"> DATE,</w:t>
            </w:r>
          </w:p>
          <w:p w14:paraId="0931CA28" w14:textId="77777777" w:rsidR="000D5096" w:rsidRDefault="000D5096" w:rsidP="000D5096">
            <w:r>
              <w:tab/>
            </w:r>
            <w:proofErr w:type="spellStart"/>
            <w:r>
              <w:t>MaLoai</w:t>
            </w:r>
            <w:proofErr w:type="spellEnd"/>
            <w:r>
              <w:tab/>
            </w:r>
            <w:proofErr w:type="gramStart"/>
            <w:r>
              <w:t>VARCHAR(</w:t>
            </w:r>
            <w:proofErr w:type="gramEnd"/>
            <w:r>
              <w:t>20),</w:t>
            </w:r>
          </w:p>
          <w:p w14:paraId="56250D43" w14:textId="77777777" w:rsidR="000D5096" w:rsidRDefault="000D5096" w:rsidP="000D5096">
            <w:r>
              <w:tab/>
            </w:r>
            <w:proofErr w:type="spellStart"/>
            <w:r>
              <w:t>XuatXu</w:t>
            </w:r>
            <w:proofErr w:type="spellEnd"/>
            <w:r>
              <w:tab/>
            </w:r>
            <w:proofErr w:type="gramStart"/>
            <w:r>
              <w:t>VARCHAR(</w:t>
            </w:r>
            <w:proofErr w:type="gramEnd"/>
            <w:r>
              <w:t>255),</w:t>
            </w:r>
          </w:p>
          <w:p w14:paraId="667AAE09" w14:textId="77777777" w:rsidR="000D5096" w:rsidRDefault="000D5096" w:rsidP="000D5096">
            <w:r>
              <w:tab/>
            </w:r>
            <w:proofErr w:type="spellStart"/>
            <w:r>
              <w:t>GiaNhap</w:t>
            </w:r>
            <w:proofErr w:type="spellEnd"/>
            <w:r>
              <w:t xml:space="preserve"> NUMBER, </w:t>
            </w:r>
          </w:p>
          <w:p w14:paraId="0B73824A" w14:textId="77777777" w:rsidR="000D5096" w:rsidRDefault="000D5096" w:rsidP="000D5096">
            <w:r>
              <w:tab/>
            </w:r>
            <w:proofErr w:type="spellStart"/>
            <w:r>
              <w:t>GiaBan</w:t>
            </w:r>
            <w:proofErr w:type="spellEnd"/>
            <w:r>
              <w:t xml:space="preserve"> NUMBER, </w:t>
            </w:r>
          </w:p>
          <w:p w14:paraId="6959FD63" w14:textId="6B9914B2" w:rsidR="000D5096" w:rsidRDefault="000D5096" w:rsidP="000D5096">
            <w:r>
              <w:tab/>
              <w:t xml:space="preserve">DVT </w:t>
            </w:r>
            <w:proofErr w:type="gramStart"/>
            <w:r>
              <w:t>VARCHAR(</w:t>
            </w:r>
            <w:proofErr w:type="gramEnd"/>
            <w:r>
              <w:t>20)</w:t>
            </w:r>
            <w:r w:rsidR="00FA5DEC">
              <w:t>,</w:t>
            </w:r>
          </w:p>
          <w:p w14:paraId="42853AE7" w14:textId="6AD06FC6" w:rsidR="00FA5DEC" w:rsidRDefault="00FA5DEC" w:rsidP="000D5096">
            <w:r w:rsidRPr="00FA5DEC">
              <w:t>FOREIGN KEY (</w:t>
            </w:r>
            <w:proofErr w:type="spellStart"/>
            <w:r>
              <w:t>Ma</w:t>
            </w:r>
            <w:r w:rsidRPr="00FA5DEC">
              <w:t>Loai</w:t>
            </w:r>
            <w:proofErr w:type="spellEnd"/>
            <w:r w:rsidRPr="00FA5DEC">
              <w:t>) REFERENCES LOAI(</w:t>
            </w:r>
            <w:proofErr w:type="spellStart"/>
            <w:r w:rsidRPr="00FA5DEC">
              <w:t>MaLoai</w:t>
            </w:r>
            <w:proofErr w:type="spellEnd"/>
            <w:r w:rsidRPr="00FA5DEC">
              <w:t>)</w:t>
            </w:r>
          </w:p>
          <w:p w14:paraId="160621EA" w14:textId="3C5ABB1F" w:rsidR="77215151" w:rsidRDefault="000D5096" w:rsidP="000D5096">
            <w:r>
              <w:t>);</w:t>
            </w:r>
          </w:p>
        </w:tc>
        <w:tc>
          <w:tcPr>
            <w:tcW w:w="4680" w:type="dxa"/>
          </w:tcPr>
          <w:p w14:paraId="5512496B" w14:textId="77777777" w:rsidR="00FB195E" w:rsidRDefault="00FB195E" w:rsidP="00FB195E">
            <w:r>
              <w:t>CREATE TABLE ch2.HAISAN(</w:t>
            </w:r>
          </w:p>
          <w:p w14:paraId="39976CA8" w14:textId="77777777" w:rsidR="00FB195E" w:rsidRDefault="00FB195E" w:rsidP="00FB195E">
            <w:r>
              <w:tab/>
              <w:t xml:space="preserve">MAHS </w:t>
            </w:r>
            <w:proofErr w:type="gramStart"/>
            <w:r>
              <w:t>VARCHAR(</w:t>
            </w:r>
            <w:proofErr w:type="gramEnd"/>
            <w:r>
              <w:t>20) PRIMARY KEY,</w:t>
            </w:r>
          </w:p>
          <w:p w14:paraId="01303A42" w14:textId="77777777" w:rsidR="00FB195E" w:rsidRDefault="00FB195E" w:rsidP="00FB195E">
            <w:r>
              <w:tab/>
            </w:r>
            <w:proofErr w:type="spellStart"/>
            <w:r>
              <w:t>TenHS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255),</w:t>
            </w:r>
          </w:p>
          <w:p w14:paraId="3237A58F" w14:textId="77777777" w:rsidR="00FB195E" w:rsidRDefault="00FB195E" w:rsidP="00FB195E">
            <w:r>
              <w:tab/>
            </w:r>
            <w:proofErr w:type="spellStart"/>
            <w:r>
              <w:t>NgayNhap</w:t>
            </w:r>
            <w:proofErr w:type="spellEnd"/>
            <w:r>
              <w:t xml:space="preserve"> DATE,</w:t>
            </w:r>
          </w:p>
          <w:p w14:paraId="1BD71F8B" w14:textId="77777777" w:rsidR="00FB195E" w:rsidRDefault="00FB195E" w:rsidP="00FB195E">
            <w:r>
              <w:tab/>
            </w:r>
            <w:proofErr w:type="spellStart"/>
            <w:r>
              <w:t>MaLoai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20),</w:t>
            </w:r>
          </w:p>
          <w:p w14:paraId="26E1C624" w14:textId="77777777" w:rsidR="00FB195E" w:rsidRDefault="00FB195E" w:rsidP="00FB195E">
            <w:r>
              <w:tab/>
            </w:r>
            <w:proofErr w:type="spellStart"/>
            <w:r>
              <w:t>XuatXu</w:t>
            </w:r>
            <w:proofErr w:type="spellEnd"/>
            <w:r>
              <w:tab/>
            </w:r>
            <w:proofErr w:type="gramStart"/>
            <w:r>
              <w:t>VARCHAR(</w:t>
            </w:r>
            <w:proofErr w:type="gramEnd"/>
            <w:r>
              <w:t>255),</w:t>
            </w:r>
          </w:p>
          <w:p w14:paraId="3E7B1C79" w14:textId="77777777" w:rsidR="00FB195E" w:rsidRDefault="00FB195E" w:rsidP="00FB195E">
            <w:r>
              <w:tab/>
            </w:r>
            <w:proofErr w:type="spellStart"/>
            <w:r>
              <w:t>GiaNhap</w:t>
            </w:r>
            <w:proofErr w:type="spellEnd"/>
            <w:r>
              <w:t xml:space="preserve"> NUMBER, </w:t>
            </w:r>
          </w:p>
          <w:p w14:paraId="1400116F" w14:textId="77777777" w:rsidR="00FB195E" w:rsidRDefault="00FB195E" w:rsidP="00FB195E">
            <w:r>
              <w:tab/>
            </w:r>
            <w:proofErr w:type="spellStart"/>
            <w:r>
              <w:t>GiaBan</w:t>
            </w:r>
            <w:proofErr w:type="spellEnd"/>
            <w:r>
              <w:t xml:space="preserve"> NUMBER, </w:t>
            </w:r>
          </w:p>
          <w:p w14:paraId="67F5F6D5" w14:textId="0109B2C7" w:rsidR="00FA5DEC" w:rsidRDefault="00FB195E" w:rsidP="00FA5DEC">
            <w:r>
              <w:tab/>
              <w:t xml:space="preserve">DVT </w:t>
            </w:r>
            <w:proofErr w:type="gramStart"/>
            <w:r>
              <w:t>VARCHAR(</w:t>
            </w:r>
            <w:proofErr w:type="gramEnd"/>
            <w:r>
              <w:t>20)</w:t>
            </w:r>
            <w:r w:rsidR="00FA5DEC">
              <w:t>,</w:t>
            </w:r>
          </w:p>
          <w:p w14:paraId="61A9856C" w14:textId="3511A592" w:rsidR="00FB195E" w:rsidRDefault="00FA5DEC" w:rsidP="00FB195E">
            <w:r w:rsidRPr="00FA5DEC">
              <w:t>FOREIGN KEY (</w:t>
            </w:r>
            <w:proofErr w:type="spellStart"/>
            <w:r>
              <w:t>Ma</w:t>
            </w:r>
            <w:r w:rsidRPr="00FA5DEC">
              <w:t>Loai</w:t>
            </w:r>
            <w:proofErr w:type="spellEnd"/>
            <w:r w:rsidRPr="00FA5DEC">
              <w:t>) REFERENCES LOAI(</w:t>
            </w:r>
            <w:proofErr w:type="spellStart"/>
            <w:r w:rsidRPr="00FA5DEC">
              <w:t>MaLoai</w:t>
            </w:r>
            <w:proofErr w:type="spellEnd"/>
            <w:r w:rsidRPr="00FA5DEC">
              <w:t>)</w:t>
            </w:r>
          </w:p>
          <w:p w14:paraId="09ED13BA" w14:textId="3F705F9E" w:rsidR="77215151" w:rsidRDefault="00FB195E" w:rsidP="00FB195E">
            <w:r>
              <w:t>);</w:t>
            </w:r>
          </w:p>
        </w:tc>
      </w:tr>
      <w:tr w:rsidR="00BA611F" w14:paraId="25082C2D" w14:textId="77777777" w:rsidTr="00BA611F">
        <w:trPr>
          <w:trHeight w:val="300"/>
        </w:trPr>
        <w:tc>
          <w:tcPr>
            <w:tcW w:w="4680" w:type="dxa"/>
          </w:tcPr>
          <w:p w14:paraId="14E7DB2D" w14:textId="130BCAC1" w:rsidR="00BA611F" w:rsidRDefault="00BA611F" w:rsidP="00BA611F">
            <w:r w:rsidRPr="0061719C">
              <w:t>CREATE TABLE ch1.LOAI</w:t>
            </w:r>
            <w:r>
              <w:t xml:space="preserve"> </w:t>
            </w:r>
            <w:r w:rsidRPr="0061719C">
              <w:t>(</w:t>
            </w:r>
          </w:p>
          <w:p w14:paraId="0A5BE286" w14:textId="77777777" w:rsidR="00BA611F" w:rsidRDefault="00BA611F" w:rsidP="00BA611F">
            <w:r>
              <w:lastRenderedPageBreak/>
              <w:t xml:space="preserve">           </w:t>
            </w:r>
            <w:proofErr w:type="spellStart"/>
            <w:r w:rsidRPr="0061719C">
              <w:t>MaLoai</w:t>
            </w:r>
            <w:proofErr w:type="spellEnd"/>
            <w:r w:rsidRPr="0061719C">
              <w:t xml:space="preserve"> </w:t>
            </w:r>
            <w:proofErr w:type="gramStart"/>
            <w:r w:rsidRPr="0061719C">
              <w:t>VARCHAR(</w:t>
            </w:r>
            <w:proofErr w:type="gramEnd"/>
            <w:r w:rsidRPr="0061719C">
              <w:t xml:space="preserve">20) PRIMARY KEY, </w:t>
            </w:r>
          </w:p>
          <w:p w14:paraId="414F1CAC" w14:textId="77777777" w:rsidR="00BA611F" w:rsidRDefault="00BA611F" w:rsidP="00BA611F">
            <w:r>
              <w:t xml:space="preserve">           </w:t>
            </w:r>
            <w:proofErr w:type="spellStart"/>
            <w:r w:rsidRPr="0061719C">
              <w:t>TenLoai</w:t>
            </w:r>
            <w:proofErr w:type="spellEnd"/>
            <w:r w:rsidRPr="0061719C">
              <w:t xml:space="preserve"> </w:t>
            </w:r>
            <w:proofErr w:type="gramStart"/>
            <w:r w:rsidRPr="0061719C">
              <w:t>VARCHAR(</w:t>
            </w:r>
            <w:proofErr w:type="gramEnd"/>
            <w:r w:rsidRPr="0061719C">
              <w:t>255</w:t>
            </w:r>
            <w:r>
              <w:t>)</w:t>
            </w:r>
          </w:p>
          <w:p w14:paraId="2921BA6E" w14:textId="33BBA8FF" w:rsidR="00BA611F" w:rsidRDefault="00BA611F" w:rsidP="00BA611F">
            <w:r w:rsidRPr="0061719C">
              <w:t>);</w:t>
            </w:r>
            <w:r w:rsidRPr="0061719C">
              <w:tab/>
            </w:r>
          </w:p>
        </w:tc>
        <w:tc>
          <w:tcPr>
            <w:tcW w:w="4680" w:type="dxa"/>
          </w:tcPr>
          <w:p w14:paraId="7770DCD4" w14:textId="771E702B" w:rsidR="00BA611F" w:rsidRDefault="00BA611F" w:rsidP="00BA611F">
            <w:r w:rsidRPr="0061719C">
              <w:lastRenderedPageBreak/>
              <w:t>CREATE TABLE ch</w:t>
            </w:r>
            <w:r>
              <w:t>2</w:t>
            </w:r>
            <w:r w:rsidRPr="0061719C">
              <w:t>.LOAI</w:t>
            </w:r>
            <w:r>
              <w:t xml:space="preserve"> </w:t>
            </w:r>
            <w:r w:rsidRPr="0061719C">
              <w:t>(</w:t>
            </w:r>
          </w:p>
          <w:p w14:paraId="3FD4B8F0" w14:textId="77777777" w:rsidR="00BA611F" w:rsidRDefault="00BA611F" w:rsidP="00BA611F">
            <w:r>
              <w:lastRenderedPageBreak/>
              <w:t xml:space="preserve">           </w:t>
            </w:r>
            <w:proofErr w:type="spellStart"/>
            <w:r w:rsidRPr="0061719C">
              <w:t>MaLoai</w:t>
            </w:r>
            <w:proofErr w:type="spellEnd"/>
            <w:r w:rsidRPr="0061719C">
              <w:t xml:space="preserve"> </w:t>
            </w:r>
            <w:proofErr w:type="gramStart"/>
            <w:r w:rsidRPr="0061719C">
              <w:t>VARCHAR(</w:t>
            </w:r>
            <w:proofErr w:type="gramEnd"/>
            <w:r w:rsidRPr="0061719C">
              <w:t xml:space="preserve">20) PRIMARY KEY, </w:t>
            </w:r>
          </w:p>
          <w:p w14:paraId="5EC795D8" w14:textId="77777777" w:rsidR="00BA611F" w:rsidRDefault="00BA611F" w:rsidP="00BA611F">
            <w:r>
              <w:t xml:space="preserve">           </w:t>
            </w:r>
            <w:proofErr w:type="spellStart"/>
            <w:r w:rsidRPr="0061719C">
              <w:t>TenLoai</w:t>
            </w:r>
            <w:proofErr w:type="spellEnd"/>
            <w:r w:rsidRPr="0061719C">
              <w:t xml:space="preserve"> </w:t>
            </w:r>
            <w:proofErr w:type="gramStart"/>
            <w:r w:rsidRPr="0061719C">
              <w:t>VARCHAR(</w:t>
            </w:r>
            <w:proofErr w:type="gramEnd"/>
            <w:r w:rsidRPr="0061719C">
              <w:t>255</w:t>
            </w:r>
            <w:r>
              <w:t>)</w:t>
            </w:r>
          </w:p>
          <w:p w14:paraId="46E11CCC" w14:textId="29CC6453" w:rsidR="00BA611F" w:rsidRDefault="00BA611F" w:rsidP="00BA611F">
            <w:r w:rsidRPr="0061719C">
              <w:t>);</w:t>
            </w:r>
            <w:r w:rsidRPr="0061719C">
              <w:tab/>
            </w:r>
          </w:p>
        </w:tc>
      </w:tr>
      <w:tr w:rsidR="00BA611F" w14:paraId="26F228CD" w14:textId="77777777" w:rsidTr="00BA611F">
        <w:trPr>
          <w:trHeight w:val="300"/>
        </w:trPr>
        <w:tc>
          <w:tcPr>
            <w:tcW w:w="4680" w:type="dxa"/>
          </w:tcPr>
          <w:p w14:paraId="23B331FE" w14:textId="77777777" w:rsidR="00BA611F" w:rsidRDefault="00BA611F" w:rsidP="00BA611F">
            <w:r w:rsidRPr="007C289F">
              <w:lastRenderedPageBreak/>
              <w:t>CREATE TABLE ch1.CUAHANG(</w:t>
            </w:r>
          </w:p>
          <w:p w14:paraId="3F345A27" w14:textId="77777777" w:rsidR="00BA611F" w:rsidRDefault="00BA611F" w:rsidP="00BA611F">
            <w:r>
              <w:t xml:space="preserve">           </w:t>
            </w:r>
            <w:r w:rsidRPr="007C289F">
              <w:t xml:space="preserve">MACH </w:t>
            </w:r>
            <w:proofErr w:type="gramStart"/>
            <w:r w:rsidRPr="007C289F">
              <w:t>VARCHAR(</w:t>
            </w:r>
            <w:proofErr w:type="gramEnd"/>
            <w:r w:rsidRPr="007C289F">
              <w:t xml:space="preserve">20) PRIMARY KEY, </w:t>
            </w:r>
          </w:p>
          <w:p w14:paraId="46A2D630" w14:textId="77777777" w:rsidR="00BA611F" w:rsidRDefault="00BA611F" w:rsidP="00BA611F">
            <w:r>
              <w:t xml:space="preserve">           </w:t>
            </w:r>
            <w:proofErr w:type="spellStart"/>
            <w:r w:rsidRPr="007C289F">
              <w:t>TenCH</w:t>
            </w:r>
            <w:proofErr w:type="spellEnd"/>
            <w:r w:rsidRPr="007C289F">
              <w:t xml:space="preserve"> </w:t>
            </w:r>
            <w:proofErr w:type="gramStart"/>
            <w:r w:rsidRPr="007C289F">
              <w:t>VARCHAR(</w:t>
            </w:r>
            <w:proofErr w:type="gramEnd"/>
            <w:r w:rsidRPr="007C289F">
              <w:t xml:space="preserve">255), </w:t>
            </w:r>
          </w:p>
          <w:p w14:paraId="6E77D672" w14:textId="4CE0A451" w:rsidR="00BA611F" w:rsidRDefault="00BA611F" w:rsidP="00BA611F">
            <w:r>
              <w:t xml:space="preserve">           </w:t>
            </w:r>
            <w:proofErr w:type="spellStart"/>
            <w:r w:rsidRPr="007C289F">
              <w:t>DiaChi</w:t>
            </w:r>
            <w:proofErr w:type="spellEnd"/>
            <w:r w:rsidRPr="007C289F">
              <w:t xml:space="preserve"> </w:t>
            </w:r>
            <w:proofErr w:type="gramStart"/>
            <w:r w:rsidRPr="007C289F">
              <w:t>VARCHAR(</w:t>
            </w:r>
            <w:proofErr w:type="gramEnd"/>
            <w:r w:rsidRPr="007C289F">
              <w:t xml:space="preserve">255), </w:t>
            </w:r>
          </w:p>
          <w:p w14:paraId="3CA612EC" w14:textId="77777777" w:rsidR="00BA611F" w:rsidRDefault="00BA611F" w:rsidP="00BA611F">
            <w:r>
              <w:t xml:space="preserve">           </w:t>
            </w:r>
            <w:r w:rsidRPr="007C289F">
              <w:t xml:space="preserve">SoDT </w:t>
            </w:r>
            <w:proofErr w:type="gramStart"/>
            <w:r w:rsidRPr="007C289F">
              <w:t>VARCHAR(</w:t>
            </w:r>
            <w:proofErr w:type="gramEnd"/>
            <w:r w:rsidRPr="007C289F">
              <w:t>10)</w:t>
            </w:r>
          </w:p>
          <w:p w14:paraId="53D1C478" w14:textId="610CA1BF" w:rsidR="00BA611F" w:rsidRDefault="00BA611F" w:rsidP="00BA611F">
            <w:r w:rsidRPr="007C289F">
              <w:t>);</w:t>
            </w:r>
          </w:p>
        </w:tc>
        <w:tc>
          <w:tcPr>
            <w:tcW w:w="4680" w:type="dxa"/>
          </w:tcPr>
          <w:p w14:paraId="21318A5D" w14:textId="61D241D5" w:rsidR="00BA611F" w:rsidRDefault="00BA611F" w:rsidP="00BA611F">
            <w:r w:rsidRPr="007C289F">
              <w:t>CREATE TABLE ch</w:t>
            </w:r>
            <w:r>
              <w:t>2</w:t>
            </w:r>
            <w:r w:rsidRPr="007C289F">
              <w:t>.CUAHANG(</w:t>
            </w:r>
          </w:p>
          <w:p w14:paraId="0495CCD5" w14:textId="77777777" w:rsidR="00BA611F" w:rsidRDefault="00BA611F" w:rsidP="00BA611F">
            <w:r>
              <w:t xml:space="preserve">           </w:t>
            </w:r>
            <w:r w:rsidRPr="007C289F">
              <w:t xml:space="preserve">MACH </w:t>
            </w:r>
            <w:proofErr w:type="gramStart"/>
            <w:r w:rsidRPr="007C289F">
              <w:t>VARCHAR(</w:t>
            </w:r>
            <w:proofErr w:type="gramEnd"/>
            <w:r w:rsidRPr="007C289F">
              <w:t xml:space="preserve">20) PRIMARY KEY, </w:t>
            </w:r>
          </w:p>
          <w:p w14:paraId="01DFBFF4" w14:textId="77777777" w:rsidR="00BA611F" w:rsidRDefault="00BA611F" w:rsidP="00BA611F">
            <w:r>
              <w:t xml:space="preserve">           </w:t>
            </w:r>
            <w:proofErr w:type="spellStart"/>
            <w:r w:rsidRPr="007C289F">
              <w:t>TenCH</w:t>
            </w:r>
            <w:proofErr w:type="spellEnd"/>
            <w:r w:rsidRPr="007C289F">
              <w:t xml:space="preserve"> </w:t>
            </w:r>
            <w:proofErr w:type="gramStart"/>
            <w:r w:rsidRPr="007C289F">
              <w:t>VARCHAR(</w:t>
            </w:r>
            <w:proofErr w:type="gramEnd"/>
            <w:r w:rsidRPr="007C289F">
              <w:t xml:space="preserve">255), </w:t>
            </w:r>
          </w:p>
          <w:p w14:paraId="7FD3AC6F" w14:textId="77777777" w:rsidR="00BA611F" w:rsidRDefault="00BA611F" w:rsidP="00BA611F">
            <w:r>
              <w:t xml:space="preserve">           </w:t>
            </w:r>
            <w:proofErr w:type="spellStart"/>
            <w:r w:rsidRPr="007C289F">
              <w:t>DiaChi</w:t>
            </w:r>
            <w:proofErr w:type="spellEnd"/>
            <w:r w:rsidRPr="007C289F">
              <w:t xml:space="preserve"> </w:t>
            </w:r>
            <w:proofErr w:type="gramStart"/>
            <w:r w:rsidRPr="007C289F">
              <w:t>VARCHAR(</w:t>
            </w:r>
            <w:proofErr w:type="gramEnd"/>
            <w:r w:rsidRPr="007C289F">
              <w:t xml:space="preserve">255), </w:t>
            </w:r>
          </w:p>
          <w:p w14:paraId="768B1263" w14:textId="77777777" w:rsidR="00BA611F" w:rsidRDefault="00BA611F" w:rsidP="00BA611F">
            <w:r>
              <w:t xml:space="preserve">           </w:t>
            </w:r>
            <w:r w:rsidRPr="007C289F">
              <w:t xml:space="preserve">SoDT </w:t>
            </w:r>
            <w:proofErr w:type="gramStart"/>
            <w:r w:rsidRPr="007C289F">
              <w:t>VARCHAR(</w:t>
            </w:r>
            <w:proofErr w:type="gramEnd"/>
            <w:r w:rsidRPr="007C289F">
              <w:t>10)</w:t>
            </w:r>
          </w:p>
          <w:p w14:paraId="7C09D4D2" w14:textId="504D5EAB" w:rsidR="00BA611F" w:rsidRDefault="00BA611F" w:rsidP="00BA611F">
            <w:r w:rsidRPr="007C289F">
              <w:t>);</w:t>
            </w:r>
          </w:p>
        </w:tc>
      </w:tr>
      <w:tr w:rsidR="00BA611F" w14:paraId="35FCBF6C" w14:textId="77777777" w:rsidTr="00BA611F">
        <w:trPr>
          <w:trHeight w:val="300"/>
        </w:trPr>
        <w:tc>
          <w:tcPr>
            <w:tcW w:w="4680" w:type="dxa"/>
          </w:tcPr>
          <w:p w14:paraId="2387294A" w14:textId="77777777" w:rsidR="00BA611F" w:rsidRDefault="00BA611F" w:rsidP="00BA611F">
            <w:r>
              <w:t xml:space="preserve">CREATE SEQUENCE </w:t>
            </w:r>
            <w:proofErr w:type="spellStart"/>
            <w:r>
              <w:t>MaNV_ID_SEQ</w:t>
            </w:r>
            <w:proofErr w:type="spellEnd"/>
          </w:p>
          <w:p w14:paraId="1347C9A9" w14:textId="77777777" w:rsidR="00BA611F" w:rsidRDefault="00BA611F" w:rsidP="00BA611F">
            <w:r>
              <w:t xml:space="preserve">    START WITH 1</w:t>
            </w:r>
          </w:p>
          <w:p w14:paraId="441020B3" w14:textId="77777777" w:rsidR="00BA611F" w:rsidRDefault="00BA611F" w:rsidP="00BA611F">
            <w:r>
              <w:t xml:space="preserve">    INCREMENT BY </w:t>
            </w:r>
            <w:proofErr w:type="gramStart"/>
            <w:r>
              <w:t>1;</w:t>
            </w:r>
            <w:proofErr w:type="gramEnd"/>
          </w:p>
          <w:p w14:paraId="2FB37A0E" w14:textId="77777777" w:rsidR="00BA611F" w:rsidRDefault="00BA611F" w:rsidP="00BA611F"/>
          <w:p w14:paraId="39C357BB" w14:textId="15BA8600" w:rsidR="00BA611F" w:rsidRDefault="00BA611F" w:rsidP="00BA611F">
            <w:r>
              <w:t>CREATE TABLE ch1.NHANVIEN (</w:t>
            </w:r>
          </w:p>
          <w:p w14:paraId="16097F92" w14:textId="77777777" w:rsidR="00BA611F" w:rsidRDefault="00BA611F" w:rsidP="00BA611F">
            <w:r>
              <w:t xml:space="preserve">    </w:t>
            </w:r>
            <w:proofErr w:type="spellStart"/>
            <w:r>
              <w:t>MaNV</w:t>
            </w:r>
            <w:proofErr w:type="spellEnd"/>
            <w:r>
              <w:t xml:space="preserve"> VARCHAR2(20) DEFAULT 'NV' || TO_</w:t>
            </w:r>
            <w:proofErr w:type="gramStart"/>
            <w:r>
              <w:t>CHAR(</w:t>
            </w:r>
            <w:proofErr w:type="gramEnd"/>
            <w:r>
              <w:t>MANV_ID_SEQ.NEXTVAL, 'FM000') PRIMARY KEY,</w:t>
            </w:r>
          </w:p>
          <w:p w14:paraId="056FC754" w14:textId="77777777" w:rsidR="00BA611F" w:rsidRDefault="00BA611F" w:rsidP="00BA611F">
            <w:r>
              <w:t xml:space="preserve">    </w:t>
            </w:r>
            <w:proofErr w:type="spellStart"/>
            <w:r>
              <w:t>TenNV</w:t>
            </w:r>
            <w:proofErr w:type="spellEnd"/>
            <w:r>
              <w:t xml:space="preserve"> VARCHAR2(255),</w:t>
            </w:r>
          </w:p>
          <w:p w14:paraId="2C3E9957" w14:textId="77777777" w:rsidR="00BA611F" w:rsidRDefault="00BA611F" w:rsidP="00BA611F">
            <w:r>
              <w:t xml:space="preserve">    </w:t>
            </w:r>
            <w:proofErr w:type="spellStart"/>
            <w:r>
              <w:t>DiaChi</w:t>
            </w:r>
            <w:proofErr w:type="spellEnd"/>
            <w:r>
              <w:t xml:space="preserve"> VARCHAR2(255),</w:t>
            </w:r>
          </w:p>
          <w:p w14:paraId="788D5E71" w14:textId="77777777" w:rsidR="00BA611F" w:rsidRDefault="00BA611F" w:rsidP="00BA611F">
            <w:r>
              <w:t xml:space="preserve">    SoDT VARCHAR2(10),</w:t>
            </w:r>
          </w:p>
          <w:p w14:paraId="626D0BF6" w14:textId="77777777" w:rsidR="00BA611F" w:rsidRDefault="00BA611F" w:rsidP="00BA611F">
            <w:r>
              <w:t xml:space="preserve">    Luong NUMBER,</w:t>
            </w:r>
          </w:p>
          <w:p w14:paraId="0C70C066" w14:textId="77777777" w:rsidR="00BA611F" w:rsidRDefault="00BA611F" w:rsidP="00BA611F">
            <w:r>
              <w:t xml:space="preserve">    MACH VARCHAR2(20) DEFAULT </w:t>
            </w:r>
            <w:r w:rsidRPr="00052FAF">
              <w:rPr>
                <w:i/>
                <w:iCs/>
              </w:rPr>
              <w:t xml:space="preserve">'CH001' </w:t>
            </w:r>
          </w:p>
          <w:p w14:paraId="053D1856" w14:textId="5C91CF56" w:rsidR="00BA611F" w:rsidRDefault="00BA611F" w:rsidP="00BA611F">
            <w:r>
              <w:t>);</w:t>
            </w:r>
          </w:p>
        </w:tc>
        <w:tc>
          <w:tcPr>
            <w:tcW w:w="4680" w:type="dxa"/>
          </w:tcPr>
          <w:p w14:paraId="4335A5F4" w14:textId="77777777" w:rsidR="00BA611F" w:rsidRDefault="00BA611F" w:rsidP="00BA611F">
            <w:r>
              <w:t xml:space="preserve">CREATE SEQUENCE </w:t>
            </w:r>
            <w:proofErr w:type="spellStart"/>
            <w:r>
              <w:t>MaNV_ID_SEQ</w:t>
            </w:r>
            <w:proofErr w:type="spellEnd"/>
          </w:p>
          <w:p w14:paraId="7C2C67B1" w14:textId="77777777" w:rsidR="00BA611F" w:rsidRDefault="00BA611F" w:rsidP="00BA611F">
            <w:r>
              <w:t xml:space="preserve">    START WITH 1</w:t>
            </w:r>
          </w:p>
          <w:p w14:paraId="4E92DA46" w14:textId="77777777" w:rsidR="00BA611F" w:rsidRDefault="00BA611F" w:rsidP="00BA611F">
            <w:r>
              <w:t xml:space="preserve">    INCREMENT BY </w:t>
            </w:r>
            <w:proofErr w:type="gramStart"/>
            <w:r>
              <w:t>1;</w:t>
            </w:r>
            <w:proofErr w:type="gramEnd"/>
          </w:p>
          <w:p w14:paraId="72CC9BB3" w14:textId="77777777" w:rsidR="00BA611F" w:rsidRDefault="00BA611F" w:rsidP="00BA611F"/>
          <w:p w14:paraId="2E7E0DED" w14:textId="665FE54A" w:rsidR="00BA611F" w:rsidRDefault="00BA611F" w:rsidP="00BA611F">
            <w:r>
              <w:t>CREATE TABLE ch</w:t>
            </w:r>
            <w:r w:rsidR="00052FAF">
              <w:t>2</w:t>
            </w:r>
            <w:r>
              <w:t>.NHANVIEN (</w:t>
            </w:r>
          </w:p>
          <w:p w14:paraId="34E90627" w14:textId="77777777" w:rsidR="00BA611F" w:rsidRDefault="00BA611F" w:rsidP="00BA611F">
            <w:r>
              <w:t xml:space="preserve">    </w:t>
            </w:r>
            <w:proofErr w:type="spellStart"/>
            <w:r>
              <w:t>MaNV</w:t>
            </w:r>
            <w:proofErr w:type="spellEnd"/>
            <w:r>
              <w:t xml:space="preserve"> VARCHAR2(20) DEFAULT 'NV' || TO_</w:t>
            </w:r>
            <w:proofErr w:type="gramStart"/>
            <w:r>
              <w:t>CHAR(</w:t>
            </w:r>
            <w:proofErr w:type="gramEnd"/>
            <w:r>
              <w:t>MANV_ID_SEQ.NEXTVAL, 'FM000') PRIMARY KEY,</w:t>
            </w:r>
          </w:p>
          <w:p w14:paraId="6A9DE3D3" w14:textId="77777777" w:rsidR="00BA611F" w:rsidRDefault="00BA611F" w:rsidP="00BA611F">
            <w:r>
              <w:t xml:space="preserve">    </w:t>
            </w:r>
            <w:proofErr w:type="spellStart"/>
            <w:r>
              <w:t>TenNV</w:t>
            </w:r>
            <w:proofErr w:type="spellEnd"/>
            <w:r>
              <w:t xml:space="preserve"> VARCHAR2(255),</w:t>
            </w:r>
          </w:p>
          <w:p w14:paraId="463A17CD" w14:textId="77777777" w:rsidR="00BA611F" w:rsidRDefault="00BA611F" w:rsidP="00BA611F">
            <w:r>
              <w:t xml:space="preserve">    </w:t>
            </w:r>
            <w:proofErr w:type="spellStart"/>
            <w:r>
              <w:t>DiaChi</w:t>
            </w:r>
            <w:proofErr w:type="spellEnd"/>
            <w:r>
              <w:t xml:space="preserve"> VARCHAR2(255),</w:t>
            </w:r>
          </w:p>
          <w:p w14:paraId="3DB000DE" w14:textId="77777777" w:rsidR="00BA611F" w:rsidRDefault="00BA611F" w:rsidP="00BA611F">
            <w:r>
              <w:t xml:space="preserve">    SoDT VARCHAR2(10),</w:t>
            </w:r>
          </w:p>
          <w:p w14:paraId="241E25FB" w14:textId="77777777" w:rsidR="00BA611F" w:rsidRDefault="00BA611F" w:rsidP="00BA611F">
            <w:r>
              <w:t xml:space="preserve">    Luong NUMBER,</w:t>
            </w:r>
          </w:p>
          <w:p w14:paraId="33A3E627" w14:textId="0929E422" w:rsidR="00BA611F" w:rsidRDefault="00BA611F" w:rsidP="00BA611F">
            <w:r>
              <w:t xml:space="preserve">    MACH VARCHAR2(20) DEFAULT </w:t>
            </w:r>
            <w:r w:rsidRPr="00052FAF">
              <w:rPr>
                <w:i/>
                <w:iCs/>
              </w:rPr>
              <w:t>'CH00</w:t>
            </w:r>
            <w:r w:rsidR="00052FAF" w:rsidRPr="00052FAF">
              <w:rPr>
                <w:i/>
                <w:iCs/>
              </w:rPr>
              <w:t>2</w:t>
            </w:r>
            <w:r w:rsidRPr="00052FAF">
              <w:rPr>
                <w:i/>
                <w:iCs/>
              </w:rPr>
              <w:t xml:space="preserve">' </w:t>
            </w:r>
          </w:p>
          <w:p w14:paraId="10C66DD4" w14:textId="31C12316" w:rsidR="00BA611F" w:rsidRDefault="00BA611F" w:rsidP="00BA611F">
            <w:r>
              <w:t>);</w:t>
            </w:r>
          </w:p>
        </w:tc>
      </w:tr>
      <w:tr w:rsidR="00BA611F" w14:paraId="5EFB3582" w14:textId="77777777" w:rsidTr="00BA611F">
        <w:trPr>
          <w:trHeight w:val="300"/>
        </w:trPr>
        <w:tc>
          <w:tcPr>
            <w:tcW w:w="4680" w:type="dxa"/>
          </w:tcPr>
          <w:p w14:paraId="1FAB96E9" w14:textId="77777777" w:rsidR="00BA611F" w:rsidRDefault="00BA611F" w:rsidP="00BA611F">
            <w:r w:rsidRPr="00CC462C">
              <w:t>CREATE TABLE ch1.KHOHS_</w:t>
            </w:r>
            <w:proofErr w:type="gramStart"/>
            <w:r w:rsidRPr="00CC462C">
              <w:t>QLKHO(</w:t>
            </w:r>
            <w:proofErr w:type="gramEnd"/>
          </w:p>
          <w:p w14:paraId="04D245B6" w14:textId="77777777" w:rsidR="00BA611F" w:rsidRDefault="00BA611F" w:rsidP="00BA611F">
            <w:pPr>
              <w:ind w:left="-18" w:firstLine="360"/>
            </w:pPr>
            <w:r w:rsidRPr="00CC462C">
              <w:t xml:space="preserve">MACH </w:t>
            </w:r>
            <w:proofErr w:type="gramStart"/>
            <w:r w:rsidRPr="00CC462C">
              <w:t>VARCHAR(</w:t>
            </w:r>
            <w:proofErr w:type="gramEnd"/>
            <w:r w:rsidRPr="00CC462C">
              <w:t xml:space="preserve">20) DEFAULT </w:t>
            </w:r>
            <w:r w:rsidRPr="00C9206C">
              <w:rPr>
                <w:i/>
                <w:iCs/>
              </w:rPr>
              <w:t>'CH001',</w:t>
            </w:r>
            <w:r w:rsidRPr="00CC462C">
              <w:t xml:space="preserve"> </w:t>
            </w:r>
          </w:p>
          <w:p w14:paraId="66FECE07" w14:textId="77777777" w:rsidR="00BA611F" w:rsidRDefault="00BA611F" w:rsidP="00BA611F">
            <w:pPr>
              <w:ind w:left="-18" w:firstLine="360"/>
            </w:pPr>
            <w:r w:rsidRPr="00CC462C">
              <w:t xml:space="preserve">MAHS </w:t>
            </w:r>
            <w:proofErr w:type="gramStart"/>
            <w:r w:rsidRPr="00CC462C">
              <w:t>VARCHAR(</w:t>
            </w:r>
            <w:proofErr w:type="gramEnd"/>
            <w:r w:rsidRPr="00CC462C">
              <w:t xml:space="preserve">20), </w:t>
            </w:r>
          </w:p>
          <w:p w14:paraId="328AD290" w14:textId="77777777" w:rsidR="00BA611F" w:rsidRDefault="00BA611F" w:rsidP="00BA611F">
            <w:pPr>
              <w:ind w:left="-18" w:firstLine="360"/>
            </w:pPr>
            <w:proofErr w:type="spellStart"/>
            <w:r w:rsidRPr="00CC462C">
              <w:t>SoLuong</w:t>
            </w:r>
            <w:proofErr w:type="spellEnd"/>
            <w:r w:rsidRPr="00CC462C">
              <w:t xml:space="preserve"> NUMBER, </w:t>
            </w:r>
          </w:p>
          <w:p w14:paraId="6873B591" w14:textId="77777777" w:rsidR="00BA611F" w:rsidRDefault="00BA611F" w:rsidP="00BA611F">
            <w:pPr>
              <w:ind w:left="-18" w:firstLine="360"/>
            </w:pPr>
            <w:proofErr w:type="spellStart"/>
            <w:r w:rsidRPr="00CC462C">
              <w:t>NgayCapNhat</w:t>
            </w:r>
            <w:proofErr w:type="spellEnd"/>
            <w:r w:rsidRPr="00CC462C">
              <w:t xml:space="preserve"> DATE DEFAULT SYSDATE, </w:t>
            </w:r>
          </w:p>
          <w:p w14:paraId="0B5CDA27" w14:textId="77777777" w:rsidR="00793E2D" w:rsidRDefault="00793E2D" w:rsidP="00793E2D">
            <w:pPr>
              <w:ind w:firstLine="342"/>
            </w:pPr>
            <w:r w:rsidRPr="00240B81">
              <w:t xml:space="preserve">PRIMARY </w:t>
            </w:r>
            <w:proofErr w:type="gramStart"/>
            <w:r w:rsidRPr="00240B81">
              <w:t>KEY(</w:t>
            </w:r>
            <w:proofErr w:type="gramEnd"/>
            <w:r w:rsidRPr="00240B81">
              <w:t>MACH, MAHS)</w:t>
            </w:r>
            <w:r>
              <w:t>,</w:t>
            </w:r>
          </w:p>
          <w:p w14:paraId="0429D374" w14:textId="77777777" w:rsidR="00793E2D" w:rsidRDefault="00793E2D" w:rsidP="00793E2D">
            <w:pPr>
              <w:ind w:firstLine="342"/>
            </w:pPr>
            <w:r>
              <w:t>FOREIGN KEY (MACH) REFERENCES CUAHANG(MACH),</w:t>
            </w:r>
          </w:p>
          <w:p w14:paraId="53A1AEFB" w14:textId="77777777" w:rsidR="00793E2D" w:rsidRDefault="00793E2D" w:rsidP="00793E2D">
            <w:pPr>
              <w:ind w:firstLine="342"/>
            </w:pPr>
            <w:r>
              <w:t>FOREIGN KEY (MAHS) REFERENCES HAISAN(MAHS)</w:t>
            </w:r>
          </w:p>
          <w:p w14:paraId="62C90FEE" w14:textId="7CC2A29B" w:rsidR="00BA611F" w:rsidRDefault="00793E2D" w:rsidP="00793E2D">
            <w:r w:rsidRPr="00240B81">
              <w:t>);</w:t>
            </w:r>
          </w:p>
        </w:tc>
        <w:tc>
          <w:tcPr>
            <w:tcW w:w="4680" w:type="dxa"/>
          </w:tcPr>
          <w:p w14:paraId="596BD051" w14:textId="7E552E8E" w:rsidR="00BA611F" w:rsidRDefault="00BA611F" w:rsidP="00BA611F">
            <w:r w:rsidRPr="00CC462C">
              <w:t>CREATE TABLE ch</w:t>
            </w:r>
            <w:r w:rsidR="00EC4E3B">
              <w:t>2</w:t>
            </w:r>
            <w:r w:rsidRPr="00CC462C">
              <w:t>.KHOHS_</w:t>
            </w:r>
            <w:proofErr w:type="gramStart"/>
            <w:r w:rsidRPr="00CC462C">
              <w:t>QLKHO(</w:t>
            </w:r>
            <w:proofErr w:type="gramEnd"/>
          </w:p>
          <w:p w14:paraId="18239EA7" w14:textId="4047D5E0" w:rsidR="00BA611F" w:rsidRDefault="00BA611F" w:rsidP="00BA611F">
            <w:pPr>
              <w:ind w:left="-18" w:firstLine="360"/>
            </w:pPr>
            <w:r w:rsidRPr="00CC462C">
              <w:t xml:space="preserve">MACH </w:t>
            </w:r>
            <w:proofErr w:type="gramStart"/>
            <w:r w:rsidRPr="00CC462C">
              <w:t>VARCHAR(</w:t>
            </w:r>
            <w:proofErr w:type="gramEnd"/>
            <w:r w:rsidRPr="00CC462C">
              <w:t xml:space="preserve">20) DEFAULT </w:t>
            </w:r>
            <w:r w:rsidRPr="00C9206C">
              <w:rPr>
                <w:i/>
                <w:iCs/>
              </w:rPr>
              <w:t>'CH00</w:t>
            </w:r>
            <w:r w:rsidR="00C9206C" w:rsidRPr="00C9206C">
              <w:rPr>
                <w:i/>
                <w:iCs/>
              </w:rPr>
              <w:t>2</w:t>
            </w:r>
            <w:r w:rsidRPr="00C9206C">
              <w:rPr>
                <w:i/>
                <w:iCs/>
              </w:rPr>
              <w:t>',</w:t>
            </w:r>
            <w:r w:rsidRPr="00CC462C">
              <w:t xml:space="preserve"> </w:t>
            </w:r>
          </w:p>
          <w:p w14:paraId="298A1D60" w14:textId="77777777" w:rsidR="00BA611F" w:rsidRDefault="00BA611F" w:rsidP="00BA611F">
            <w:pPr>
              <w:ind w:left="-18" w:firstLine="360"/>
            </w:pPr>
            <w:r w:rsidRPr="00CC462C">
              <w:t xml:space="preserve">MAHS </w:t>
            </w:r>
            <w:proofErr w:type="gramStart"/>
            <w:r w:rsidRPr="00CC462C">
              <w:t>VARCHAR(</w:t>
            </w:r>
            <w:proofErr w:type="gramEnd"/>
            <w:r w:rsidRPr="00CC462C">
              <w:t xml:space="preserve">20), </w:t>
            </w:r>
          </w:p>
          <w:p w14:paraId="3295A1E6" w14:textId="77777777" w:rsidR="00BA611F" w:rsidRDefault="00BA611F" w:rsidP="00BA611F">
            <w:pPr>
              <w:ind w:left="-18" w:firstLine="360"/>
            </w:pPr>
            <w:proofErr w:type="spellStart"/>
            <w:r w:rsidRPr="00CC462C">
              <w:t>SoLuong</w:t>
            </w:r>
            <w:proofErr w:type="spellEnd"/>
            <w:r w:rsidRPr="00CC462C">
              <w:t xml:space="preserve"> NUMBER, </w:t>
            </w:r>
          </w:p>
          <w:p w14:paraId="3170CCF9" w14:textId="77777777" w:rsidR="00BA611F" w:rsidRDefault="00BA611F" w:rsidP="00BA611F">
            <w:pPr>
              <w:ind w:left="-18" w:firstLine="360"/>
            </w:pPr>
            <w:proofErr w:type="spellStart"/>
            <w:r w:rsidRPr="00CC462C">
              <w:t>NgayCapNhat</w:t>
            </w:r>
            <w:proofErr w:type="spellEnd"/>
            <w:r w:rsidRPr="00CC462C">
              <w:t xml:space="preserve"> DATE DEFAULT SYSDATE, </w:t>
            </w:r>
          </w:p>
          <w:p w14:paraId="191FD68D" w14:textId="77777777" w:rsidR="00793E2D" w:rsidRDefault="00793E2D" w:rsidP="00793E2D">
            <w:pPr>
              <w:ind w:firstLine="342"/>
            </w:pPr>
            <w:r w:rsidRPr="00240B81">
              <w:t xml:space="preserve">PRIMARY </w:t>
            </w:r>
            <w:proofErr w:type="gramStart"/>
            <w:r w:rsidRPr="00240B81">
              <w:t>KEY(</w:t>
            </w:r>
            <w:proofErr w:type="gramEnd"/>
            <w:r w:rsidRPr="00240B81">
              <w:t>MACH, MAHS)</w:t>
            </w:r>
            <w:r>
              <w:t>,</w:t>
            </w:r>
          </w:p>
          <w:p w14:paraId="75769578" w14:textId="77777777" w:rsidR="00793E2D" w:rsidRDefault="00793E2D" w:rsidP="00793E2D">
            <w:pPr>
              <w:ind w:firstLine="342"/>
            </w:pPr>
            <w:r>
              <w:t>FOREIGN KEY (MACH) REFERENCES CUAHANG(MACH),</w:t>
            </w:r>
          </w:p>
          <w:p w14:paraId="615109EA" w14:textId="77777777" w:rsidR="00793E2D" w:rsidRDefault="00793E2D" w:rsidP="00793E2D">
            <w:pPr>
              <w:ind w:firstLine="342"/>
            </w:pPr>
            <w:r>
              <w:t>FOREIGN KEY (MAHS) REFERENCES HAISAN(MAHS)</w:t>
            </w:r>
          </w:p>
          <w:p w14:paraId="6130DF26" w14:textId="7CF63071" w:rsidR="00BA611F" w:rsidRDefault="00793E2D" w:rsidP="00793E2D">
            <w:r w:rsidRPr="00240B81">
              <w:t>);</w:t>
            </w:r>
          </w:p>
        </w:tc>
      </w:tr>
      <w:tr w:rsidR="00BA611F" w14:paraId="523AFEE4" w14:textId="77777777" w:rsidTr="00BA611F">
        <w:trPr>
          <w:trHeight w:val="300"/>
        </w:trPr>
        <w:tc>
          <w:tcPr>
            <w:tcW w:w="4680" w:type="dxa"/>
          </w:tcPr>
          <w:p w14:paraId="3736BD81" w14:textId="77777777" w:rsidR="00BA611F" w:rsidRDefault="00BA611F" w:rsidP="00BA611F">
            <w:r w:rsidRPr="00240B81">
              <w:t>CREATE TABLE ch1.KHOHS_</w:t>
            </w:r>
            <w:proofErr w:type="gramStart"/>
            <w:r w:rsidRPr="00240B81">
              <w:t>NVBH(</w:t>
            </w:r>
            <w:proofErr w:type="gramEnd"/>
          </w:p>
          <w:p w14:paraId="020213A5" w14:textId="77777777" w:rsidR="00BA611F" w:rsidRDefault="00BA611F" w:rsidP="00BA611F">
            <w:pPr>
              <w:ind w:firstLine="342"/>
            </w:pPr>
            <w:r w:rsidRPr="00240B81">
              <w:t xml:space="preserve">MACH </w:t>
            </w:r>
            <w:proofErr w:type="gramStart"/>
            <w:r w:rsidRPr="00240B81">
              <w:t>VARCHAR(</w:t>
            </w:r>
            <w:proofErr w:type="gramEnd"/>
            <w:r w:rsidRPr="00240B81">
              <w:t xml:space="preserve">20) DEFAULT </w:t>
            </w:r>
            <w:r w:rsidRPr="00C9206C">
              <w:rPr>
                <w:i/>
                <w:iCs/>
              </w:rPr>
              <w:t>'CH001',</w:t>
            </w:r>
            <w:r w:rsidRPr="00240B81">
              <w:t xml:space="preserve"> </w:t>
            </w:r>
          </w:p>
          <w:p w14:paraId="50152CD4" w14:textId="77777777" w:rsidR="00BA611F" w:rsidRDefault="00BA611F" w:rsidP="00BA611F">
            <w:pPr>
              <w:ind w:firstLine="342"/>
            </w:pPr>
            <w:r w:rsidRPr="00240B81">
              <w:lastRenderedPageBreak/>
              <w:t xml:space="preserve">MAHS </w:t>
            </w:r>
            <w:proofErr w:type="gramStart"/>
            <w:r w:rsidRPr="00240B81">
              <w:t>VARCHAR(</w:t>
            </w:r>
            <w:proofErr w:type="gramEnd"/>
            <w:r w:rsidRPr="00240B81">
              <w:t xml:space="preserve">20), </w:t>
            </w:r>
          </w:p>
          <w:p w14:paraId="03E84FF8" w14:textId="77777777" w:rsidR="00BA611F" w:rsidRDefault="00BA611F" w:rsidP="00BA611F">
            <w:pPr>
              <w:ind w:firstLine="342"/>
            </w:pPr>
            <w:proofErr w:type="spellStart"/>
            <w:r>
              <w:t>T</w:t>
            </w:r>
            <w:r w:rsidRPr="00240B81">
              <w:t>inh</w:t>
            </w:r>
            <w:r>
              <w:t>T</w:t>
            </w:r>
            <w:r w:rsidRPr="00240B81">
              <w:t>rang</w:t>
            </w:r>
            <w:proofErr w:type="spellEnd"/>
            <w:r w:rsidRPr="00240B81">
              <w:t xml:space="preserve"> </w:t>
            </w:r>
            <w:proofErr w:type="gramStart"/>
            <w:r w:rsidRPr="00240B81">
              <w:t>VARCHAR(</w:t>
            </w:r>
            <w:proofErr w:type="gramEnd"/>
            <w:r w:rsidRPr="00240B81">
              <w:t xml:space="preserve">20), </w:t>
            </w:r>
          </w:p>
          <w:p w14:paraId="72DACB11" w14:textId="32801FA6" w:rsidR="00C56D23" w:rsidRDefault="00BA611F" w:rsidP="00C56D23">
            <w:pPr>
              <w:ind w:firstLine="342"/>
            </w:pPr>
            <w:r w:rsidRPr="00240B81">
              <w:t xml:space="preserve">PRIMARY </w:t>
            </w:r>
            <w:proofErr w:type="gramStart"/>
            <w:r w:rsidRPr="00240B81">
              <w:t>KEY(</w:t>
            </w:r>
            <w:proofErr w:type="gramEnd"/>
            <w:r w:rsidRPr="00240B81">
              <w:t>MACH, MAHS)</w:t>
            </w:r>
            <w:r w:rsidR="00C56D23">
              <w:t>,</w:t>
            </w:r>
          </w:p>
          <w:p w14:paraId="096753FC" w14:textId="77777777" w:rsidR="00C56D23" w:rsidRDefault="00C56D23" w:rsidP="00C56D23">
            <w:pPr>
              <w:ind w:firstLine="342"/>
            </w:pPr>
            <w:r>
              <w:t>FOREIGN KEY (MACH) REFERENCES CUAHANG(MACH),</w:t>
            </w:r>
          </w:p>
          <w:p w14:paraId="70F239B2" w14:textId="382DD5E8" w:rsidR="00C56D23" w:rsidRDefault="00C56D23" w:rsidP="00C56D23">
            <w:pPr>
              <w:ind w:firstLine="342"/>
            </w:pPr>
            <w:r>
              <w:t>FOREIGN KEY (MAHS) REFERENCES HAISAN(MAHS)</w:t>
            </w:r>
          </w:p>
          <w:p w14:paraId="3ABAF573" w14:textId="02509D76" w:rsidR="00BA611F" w:rsidRDefault="00BA611F" w:rsidP="00BA611F">
            <w:r w:rsidRPr="00240B81">
              <w:t>);</w:t>
            </w:r>
          </w:p>
        </w:tc>
        <w:tc>
          <w:tcPr>
            <w:tcW w:w="4680" w:type="dxa"/>
          </w:tcPr>
          <w:p w14:paraId="093537B9" w14:textId="72DD81AE" w:rsidR="00BA611F" w:rsidRDefault="00BA611F" w:rsidP="00BA611F">
            <w:r w:rsidRPr="00240B81">
              <w:lastRenderedPageBreak/>
              <w:t>CREATE TABLE ch</w:t>
            </w:r>
            <w:r w:rsidR="00EC4E3B">
              <w:t>2</w:t>
            </w:r>
            <w:r w:rsidRPr="00240B81">
              <w:t>.KHOHS_</w:t>
            </w:r>
            <w:proofErr w:type="gramStart"/>
            <w:r w:rsidRPr="00240B81">
              <w:t>NVBH(</w:t>
            </w:r>
            <w:proofErr w:type="gramEnd"/>
          </w:p>
          <w:p w14:paraId="59A77625" w14:textId="6B3A993A" w:rsidR="00BA611F" w:rsidRDefault="00BA611F" w:rsidP="00BA611F">
            <w:pPr>
              <w:ind w:firstLine="342"/>
            </w:pPr>
            <w:r w:rsidRPr="00240B81">
              <w:t xml:space="preserve">MACH </w:t>
            </w:r>
            <w:proofErr w:type="gramStart"/>
            <w:r w:rsidRPr="00240B81">
              <w:t>VARCHAR(</w:t>
            </w:r>
            <w:proofErr w:type="gramEnd"/>
            <w:r w:rsidRPr="00240B81">
              <w:t xml:space="preserve">20) DEFAULT </w:t>
            </w:r>
            <w:r w:rsidRPr="00C9206C">
              <w:rPr>
                <w:i/>
                <w:iCs/>
              </w:rPr>
              <w:t>'CH00</w:t>
            </w:r>
            <w:r w:rsidR="00C9206C" w:rsidRPr="00C9206C">
              <w:rPr>
                <w:i/>
                <w:iCs/>
              </w:rPr>
              <w:t>2</w:t>
            </w:r>
            <w:r w:rsidRPr="00C9206C">
              <w:rPr>
                <w:i/>
                <w:iCs/>
              </w:rPr>
              <w:t>',</w:t>
            </w:r>
            <w:r w:rsidRPr="00240B81">
              <w:t xml:space="preserve"> </w:t>
            </w:r>
          </w:p>
          <w:p w14:paraId="086C3D4A" w14:textId="77777777" w:rsidR="00BA611F" w:rsidRDefault="00BA611F" w:rsidP="00BA611F">
            <w:pPr>
              <w:ind w:firstLine="342"/>
            </w:pPr>
            <w:r w:rsidRPr="00240B81">
              <w:lastRenderedPageBreak/>
              <w:t xml:space="preserve">MAHS </w:t>
            </w:r>
            <w:proofErr w:type="gramStart"/>
            <w:r w:rsidRPr="00240B81">
              <w:t>VARCHAR(</w:t>
            </w:r>
            <w:proofErr w:type="gramEnd"/>
            <w:r w:rsidRPr="00240B81">
              <w:t xml:space="preserve">20), </w:t>
            </w:r>
          </w:p>
          <w:p w14:paraId="3B77FD2D" w14:textId="77777777" w:rsidR="00BA611F" w:rsidRDefault="00BA611F" w:rsidP="00BA611F">
            <w:pPr>
              <w:ind w:firstLine="342"/>
            </w:pPr>
            <w:proofErr w:type="spellStart"/>
            <w:r>
              <w:t>T</w:t>
            </w:r>
            <w:r w:rsidRPr="00240B81">
              <w:t>inh</w:t>
            </w:r>
            <w:r>
              <w:t>T</w:t>
            </w:r>
            <w:r w:rsidRPr="00240B81">
              <w:t>rang</w:t>
            </w:r>
            <w:proofErr w:type="spellEnd"/>
            <w:r w:rsidRPr="00240B81">
              <w:t xml:space="preserve"> </w:t>
            </w:r>
            <w:proofErr w:type="gramStart"/>
            <w:r w:rsidRPr="00240B81">
              <w:t>VARCHAR(</w:t>
            </w:r>
            <w:proofErr w:type="gramEnd"/>
            <w:r w:rsidRPr="00240B81">
              <w:t xml:space="preserve">20), </w:t>
            </w:r>
          </w:p>
          <w:p w14:paraId="05387128" w14:textId="4FF5B938" w:rsidR="00BA611F" w:rsidRDefault="00BA611F" w:rsidP="00BA611F">
            <w:pPr>
              <w:ind w:firstLine="342"/>
            </w:pPr>
            <w:r w:rsidRPr="00240B81">
              <w:t xml:space="preserve">PRIMARY </w:t>
            </w:r>
            <w:proofErr w:type="gramStart"/>
            <w:r w:rsidRPr="00240B81">
              <w:t>KEY(</w:t>
            </w:r>
            <w:proofErr w:type="gramEnd"/>
            <w:r w:rsidRPr="00240B81">
              <w:t>MACH, MAHS)</w:t>
            </w:r>
            <w:r w:rsidR="005F2C07">
              <w:t>,</w:t>
            </w:r>
          </w:p>
          <w:p w14:paraId="1D5A3C86" w14:textId="77777777" w:rsidR="005F2C07" w:rsidRDefault="005F2C07" w:rsidP="005F2C07">
            <w:pPr>
              <w:ind w:firstLine="342"/>
            </w:pPr>
            <w:r>
              <w:t>FOREIGN KEY (MACH) REFERENCES CUAHANG(MACH),</w:t>
            </w:r>
          </w:p>
          <w:p w14:paraId="541AA5DF" w14:textId="1DB54FE1" w:rsidR="005F2C07" w:rsidRDefault="005F2C07" w:rsidP="005F2C07">
            <w:pPr>
              <w:ind w:firstLine="342"/>
            </w:pPr>
            <w:r>
              <w:t>FOREIGN KEY (MAHS) REFERENCES HAISAN(MAHS)</w:t>
            </w:r>
          </w:p>
          <w:p w14:paraId="04E23EBF" w14:textId="6159BBC9" w:rsidR="00BA611F" w:rsidRDefault="00BA611F" w:rsidP="00BA611F">
            <w:r w:rsidRPr="00240B81">
              <w:t>);</w:t>
            </w:r>
          </w:p>
        </w:tc>
      </w:tr>
      <w:tr w:rsidR="00BA611F" w14:paraId="3E8F723E" w14:textId="77777777" w:rsidTr="00BA611F">
        <w:trPr>
          <w:trHeight w:val="300"/>
        </w:trPr>
        <w:tc>
          <w:tcPr>
            <w:tcW w:w="4680" w:type="dxa"/>
          </w:tcPr>
          <w:p w14:paraId="0BE475BC" w14:textId="77777777" w:rsidR="00BA611F" w:rsidRDefault="00BA611F" w:rsidP="00BA611F">
            <w:r>
              <w:lastRenderedPageBreak/>
              <w:t>CREATE SEQUENCE MAKH_ID_SEQ</w:t>
            </w:r>
          </w:p>
          <w:p w14:paraId="56855635" w14:textId="77777777" w:rsidR="00BA611F" w:rsidRDefault="00BA611F" w:rsidP="00BA611F">
            <w:r>
              <w:t xml:space="preserve">    START WITH 1</w:t>
            </w:r>
          </w:p>
          <w:p w14:paraId="54490FD6" w14:textId="77777777" w:rsidR="00BA611F" w:rsidRDefault="00BA611F" w:rsidP="00BA611F">
            <w:r>
              <w:t xml:space="preserve">    INCREMENT BY </w:t>
            </w:r>
            <w:proofErr w:type="gramStart"/>
            <w:r>
              <w:t>1;</w:t>
            </w:r>
            <w:proofErr w:type="gramEnd"/>
          </w:p>
          <w:p w14:paraId="11F163C1" w14:textId="77777777" w:rsidR="00BA611F" w:rsidRDefault="00BA611F" w:rsidP="00BA611F"/>
          <w:p w14:paraId="748CA2E0" w14:textId="77777777" w:rsidR="00BA611F" w:rsidRDefault="00BA611F" w:rsidP="00BA611F">
            <w:r>
              <w:t>CREATE TABLE ch1.KHACHHANG (</w:t>
            </w:r>
          </w:p>
          <w:p w14:paraId="52515B51" w14:textId="77777777" w:rsidR="00BA611F" w:rsidRDefault="00BA611F" w:rsidP="00BA611F">
            <w:r>
              <w:t xml:space="preserve">    MAKH VARCHAR2(20) DEFAULT 'KH' || TO_</w:t>
            </w:r>
            <w:proofErr w:type="gramStart"/>
            <w:r>
              <w:t>CHAR(</w:t>
            </w:r>
            <w:proofErr w:type="gramEnd"/>
            <w:r>
              <w:t>MAKH_ID_SEQ.NEXTVAL, 'FM000') PRIMARY KEY,</w:t>
            </w:r>
          </w:p>
          <w:p w14:paraId="16291AA7" w14:textId="77777777" w:rsidR="00BA611F" w:rsidRDefault="00BA611F" w:rsidP="00BA611F">
            <w:r>
              <w:t xml:space="preserve">    </w:t>
            </w:r>
            <w:proofErr w:type="spellStart"/>
            <w:r>
              <w:t>TenKH</w:t>
            </w:r>
            <w:proofErr w:type="spellEnd"/>
            <w:r>
              <w:t xml:space="preserve"> VARCHAR2(255),</w:t>
            </w:r>
          </w:p>
          <w:p w14:paraId="41F0458B" w14:textId="77777777" w:rsidR="00BA611F" w:rsidRDefault="00BA611F" w:rsidP="00BA611F">
            <w:r>
              <w:t xml:space="preserve">    </w:t>
            </w:r>
            <w:proofErr w:type="spellStart"/>
            <w:r>
              <w:t>NgaySinh</w:t>
            </w:r>
            <w:proofErr w:type="spellEnd"/>
            <w:r>
              <w:t xml:space="preserve"> DATE,</w:t>
            </w:r>
          </w:p>
          <w:p w14:paraId="39A8CD46" w14:textId="77777777" w:rsidR="00BA611F" w:rsidRDefault="00BA611F" w:rsidP="00BA611F">
            <w:r>
              <w:t xml:space="preserve">    </w:t>
            </w:r>
            <w:proofErr w:type="spellStart"/>
            <w:r>
              <w:t>GioiTinh</w:t>
            </w:r>
            <w:proofErr w:type="spellEnd"/>
            <w:r>
              <w:t xml:space="preserve"> VARCHAR2(5),</w:t>
            </w:r>
          </w:p>
          <w:p w14:paraId="1BD7BFDD" w14:textId="77777777" w:rsidR="00BA611F" w:rsidRDefault="00BA611F" w:rsidP="00BA611F">
            <w:r>
              <w:t xml:space="preserve">    </w:t>
            </w:r>
            <w:proofErr w:type="spellStart"/>
            <w:r>
              <w:t>DiaChi</w:t>
            </w:r>
            <w:proofErr w:type="spellEnd"/>
            <w:r>
              <w:t xml:space="preserve"> VARCHAR2(255),</w:t>
            </w:r>
          </w:p>
          <w:p w14:paraId="3EE83510" w14:textId="77777777" w:rsidR="00BA611F" w:rsidRDefault="00BA611F" w:rsidP="00BA611F">
            <w:r>
              <w:t xml:space="preserve">    Phone VARCHAR2(10),</w:t>
            </w:r>
          </w:p>
          <w:p w14:paraId="6D486DFE" w14:textId="77777777" w:rsidR="00BA611F" w:rsidRDefault="00BA611F" w:rsidP="00BA611F">
            <w:r>
              <w:t xml:space="preserve">    </w:t>
            </w:r>
            <w:proofErr w:type="spellStart"/>
            <w:r>
              <w:t>NgayDK</w:t>
            </w:r>
            <w:proofErr w:type="spellEnd"/>
            <w:r>
              <w:t xml:space="preserve"> DATE DEFAULT SYSDATE</w:t>
            </w:r>
          </w:p>
          <w:p w14:paraId="67B81606" w14:textId="0EB0988C" w:rsidR="00BA611F" w:rsidRPr="00240B81" w:rsidRDefault="00BA611F" w:rsidP="00BA611F">
            <w:r>
              <w:t>);</w:t>
            </w:r>
          </w:p>
        </w:tc>
        <w:tc>
          <w:tcPr>
            <w:tcW w:w="4680" w:type="dxa"/>
          </w:tcPr>
          <w:p w14:paraId="4A85E6F6" w14:textId="77777777" w:rsidR="00BA611F" w:rsidRDefault="00BA611F" w:rsidP="00BA611F">
            <w:r>
              <w:t>CREATE SEQUENCE MAKH_ID_SEQ</w:t>
            </w:r>
          </w:p>
          <w:p w14:paraId="0DFA3626" w14:textId="77777777" w:rsidR="00BA611F" w:rsidRDefault="00BA611F" w:rsidP="00BA611F">
            <w:r>
              <w:t xml:space="preserve">    START WITH 1</w:t>
            </w:r>
          </w:p>
          <w:p w14:paraId="52FC0DEB" w14:textId="77777777" w:rsidR="00BA611F" w:rsidRDefault="00BA611F" w:rsidP="00BA611F">
            <w:r>
              <w:t xml:space="preserve">    INCREMENT BY </w:t>
            </w:r>
            <w:proofErr w:type="gramStart"/>
            <w:r>
              <w:t>1;</w:t>
            </w:r>
            <w:proofErr w:type="gramEnd"/>
          </w:p>
          <w:p w14:paraId="2AAEE077" w14:textId="77777777" w:rsidR="00BA611F" w:rsidRDefault="00BA611F" w:rsidP="00BA611F"/>
          <w:p w14:paraId="11E604E2" w14:textId="26B7734B" w:rsidR="00BA611F" w:rsidRDefault="00BA611F" w:rsidP="00BA611F">
            <w:r>
              <w:t>CREATE TABLE ch</w:t>
            </w:r>
            <w:r w:rsidR="00B16F40">
              <w:t>2</w:t>
            </w:r>
            <w:r>
              <w:t>.KHACHHANG (</w:t>
            </w:r>
          </w:p>
          <w:p w14:paraId="405608CD" w14:textId="77777777" w:rsidR="00BA611F" w:rsidRDefault="00BA611F" w:rsidP="00BA611F">
            <w:r>
              <w:t xml:space="preserve">    MAKH VARCHAR2(20) DEFAULT 'KH' || TO_</w:t>
            </w:r>
            <w:proofErr w:type="gramStart"/>
            <w:r>
              <w:t>CHAR(</w:t>
            </w:r>
            <w:proofErr w:type="gramEnd"/>
            <w:r>
              <w:t>MAKH_ID_SEQ.NEXTVAL, 'FM000') PRIMARY KEY,</w:t>
            </w:r>
          </w:p>
          <w:p w14:paraId="3F9C6AE0" w14:textId="77777777" w:rsidR="00BA611F" w:rsidRDefault="00BA611F" w:rsidP="00BA611F">
            <w:r>
              <w:t xml:space="preserve">    </w:t>
            </w:r>
            <w:proofErr w:type="spellStart"/>
            <w:r>
              <w:t>TenKH</w:t>
            </w:r>
            <w:proofErr w:type="spellEnd"/>
            <w:r>
              <w:t xml:space="preserve"> VARCHAR2(255),</w:t>
            </w:r>
          </w:p>
          <w:p w14:paraId="6EBCFB5F" w14:textId="77777777" w:rsidR="00BA611F" w:rsidRDefault="00BA611F" w:rsidP="00BA611F">
            <w:r>
              <w:t xml:space="preserve">    </w:t>
            </w:r>
            <w:proofErr w:type="spellStart"/>
            <w:r>
              <w:t>NgaySinh</w:t>
            </w:r>
            <w:proofErr w:type="spellEnd"/>
            <w:r>
              <w:t xml:space="preserve"> DATE,</w:t>
            </w:r>
          </w:p>
          <w:p w14:paraId="63047035" w14:textId="77777777" w:rsidR="00BA611F" w:rsidRDefault="00BA611F" w:rsidP="00BA611F">
            <w:r>
              <w:t xml:space="preserve">    </w:t>
            </w:r>
            <w:proofErr w:type="spellStart"/>
            <w:r>
              <w:t>GioiTinh</w:t>
            </w:r>
            <w:proofErr w:type="spellEnd"/>
            <w:r>
              <w:t xml:space="preserve"> VARCHAR2(5),</w:t>
            </w:r>
          </w:p>
          <w:p w14:paraId="3C519578" w14:textId="77777777" w:rsidR="00BA611F" w:rsidRDefault="00BA611F" w:rsidP="00BA611F">
            <w:r>
              <w:t xml:space="preserve">    </w:t>
            </w:r>
            <w:proofErr w:type="spellStart"/>
            <w:r>
              <w:t>DiaChi</w:t>
            </w:r>
            <w:proofErr w:type="spellEnd"/>
            <w:r>
              <w:t xml:space="preserve"> VARCHAR2(255),</w:t>
            </w:r>
          </w:p>
          <w:p w14:paraId="20DFEBDF" w14:textId="77777777" w:rsidR="00BA611F" w:rsidRDefault="00BA611F" w:rsidP="00BA611F">
            <w:r>
              <w:t xml:space="preserve">    Phone VARCHAR2(10),</w:t>
            </w:r>
          </w:p>
          <w:p w14:paraId="4968843B" w14:textId="77777777" w:rsidR="00BA611F" w:rsidRDefault="00BA611F" w:rsidP="00BA611F">
            <w:r>
              <w:t xml:space="preserve">    </w:t>
            </w:r>
            <w:proofErr w:type="spellStart"/>
            <w:r>
              <w:t>NgayDK</w:t>
            </w:r>
            <w:proofErr w:type="spellEnd"/>
            <w:r>
              <w:t xml:space="preserve"> DATE DEFAULT SYSDATE</w:t>
            </w:r>
          </w:p>
          <w:p w14:paraId="1C31D39A" w14:textId="49A5AA71" w:rsidR="00BA611F" w:rsidRDefault="00BA611F" w:rsidP="00BA611F">
            <w:r>
              <w:t>);</w:t>
            </w:r>
          </w:p>
        </w:tc>
      </w:tr>
      <w:tr w:rsidR="00744DEF" w14:paraId="0303D339" w14:textId="77777777" w:rsidTr="00BA611F">
        <w:trPr>
          <w:trHeight w:val="300"/>
        </w:trPr>
        <w:tc>
          <w:tcPr>
            <w:tcW w:w="4680" w:type="dxa"/>
          </w:tcPr>
          <w:p w14:paraId="67ADCFEB" w14:textId="77777777" w:rsidR="00744DEF" w:rsidRDefault="00744DEF" w:rsidP="00744DEF">
            <w:r>
              <w:t>CREATE SEQUENCE VIP_ID_SEQ</w:t>
            </w:r>
          </w:p>
          <w:p w14:paraId="120E5F90" w14:textId="77777777" w:rsidR="00744DEF" w:rsidRDefault="00744DEF" w:rsidP="00744DEF">
            <w:r>
              <w:t xml:space="preserve">    START WITH 1</w:t>
            </w:r>
          </w:p>
          <w:p w14:paraId="4C74CE16" w14:textId="77777777" w:rsidR="00744DEF" w:rsidRDefault="00744DEF" w:rsidP="00744DEF">
            <w:r>
              <w:t xml:space="preserve">    INCREMENT BY </w:t>
            </w:r>
            <w:proofErr w:type="gramStart"/>
            <w:r>
              <w:t>1;</w:t>
            </w:r>
            <w:proofErr w:type="gramEnd"/>
          </w:p>
          <w:p w14:paraId="3812F35D" w14:textId="77777777" w:rsidR="00744DEF" w:rsidRDefault="00744DEF" w:rsidP="00744DEF">
            <w:r>
              <w:t>CREATE TABLE ch1.VIP_RECORD (</w:t>
            </w:r>
          </w:p>
          <w:p w14:paraId="4A0F1AAA" w14:textId="77777777" w:rsidR="00744DEF" w:rsidRDefault="00744DEF" w:rsidP="00744DEF">
            <w:r>
              <w:t xml:space="preserve">    VIP_ID NUMBER DEFAULT VIP_ID_SEQ.NEXTVAL PRIMARY KEY,</w:t>
            </w:r>
          </w:p>
          <w:p w14:paraId="407ECA78" w14:textId="77777777" w:rsidR="00744DEF" w:rsidRDefault="00744DEF" w:rsidP="00744DEF">
            <w:r>
              <w:t xml:space="preserve">    MaKH VARCHAR2(50),</w:t>
            </w:r>
          </w:p>
          <w:p w14:paraId="5B2A27D9" w14:textId="77777777" w:rsidR="00744DEF" w:rsidRDefault="00744DEF" w:rsidP="00744DEF">
            <w:r>
              <w:t xml:space="preserve">    </w:t>
            </w:r>
            <w:proofErr w:type="spellStart"/>
            <w:r>
              <w:t>NgayHetHan</w:t>
            </w:r>
            <w:proofErr w:type="spellEnd"/>
            <w:r>
              <w:t xml:space="preserve"> DATE</w:t>
            </w:r>
          </w:p>
          <w:p w14:paraId="0B1FDF80" w14:textId="77777777" w:rsidR="00CC2FC7" w:rsidRDefault="00CC2FC7" w:rsidP="00CC2FC7">
            <w:r w:rsidRPr="00CC2FC7">
              <w:t>FOREIGN KEY (MAKH) REFERENCES KHACHHANG(MAKH)</w:t>
            </w:r>
          </w:p>
          <w:p w14:paraId="5876BE0D" w14:textId="7B4789E4" w:rsidR="00744DEF" w:rsidRPr="00240B81" w:rsidRDefault="00744DEF" w:rsidP="00744DEF">
            <w:r>
              <w:t>);</w:t>
            </w:r>
          </w:p>
        </w:tc>
        <w:tc>
          <w:tcPr>
            <w:tcW w:w="4680" w:type="dxa"/>
          </w:tcPr>
          <w:p w14:paraId="5CF6F839" w14:textId="77777777" w:rsidR="00744DEF" w:rsidRDefault="00744DEF" w:rsidP="00744DEF">
            <w:r>
              <w:t>CREATE SEQUENCE VIP_ID_SEQ</w:t>
            </w:r>
          </w:p>
          <w:p w14:paraId="099D9221" w14:textId="77777777" w:rsidR="00744DEF" w:rsidRDefault="00744DEF" w:rsidP="00744DEF">
            <w:r>
              <w:t xml:space="preserve">    START WITH 1</w:t>
            </w:r>
          </w:p>
          <w:p w14:paraId="7CFBB348" w14:textId="77777777" w:rsidR="00744DEF" w:rsidRDefault="00744DEF" w:rsidP="00744DEF">
            <w:r>
              <w:t xml:space="preserve">    INCREMENT BY </w:t>
            </w:r>
            <w:proofErr w:type="gramStart"/>
            <w:r>
              <w:t>1;</w:t>
            </w:r>
            <w:proofErr w:type="gramEnd"/>
          </w:p>
          <w:p w14:paraId="5F19D34E" w14:textId="2550D006" w:rsidR="00744DEF" w:rsidRDefault="00744DEF" w:rsidP="00744DEF">
            <w:r>
              <w:t>CREATE TABLE ch</w:t>
            </w:r>
            <w:r w:rsidR="00B16F40">
              <w:t>2</w:t>
            </w:r>
            <w:r>
              <w:t>.VIP_RECORD (</w:t>
            </w:r>
          </w:p>
          <w:p w14:paraId="7CCC44CE" w14:textId="77777777" w:rsidR="00744DEF" w:rsidRDefault="00744DEF" w:rsidP="00744DEF">
            <w:r>
              <w:t xml:space="preserve">    VIP_ID NUMBER DEFAULT VIP_ID_SEQ.NEXTVAL PRIMARY KEY,</w:t>
            </w:r>
          </w:p>
          <w:p w14:paraId="43787B23" w14:textId="77777777" w:rsidR="00744DEF" w:rsidRDefault="00744DEF" w:rsidP="00744DEF">
            <w:r>
              <w:t xml:space="preserve">    MaKH VARCHAR2(50),</w:t>
            </w:r>
          </w:p>
          <w:p w14:paraId="0018C190" w14:textId="1654EC2C" w:rsidR="00744DEF" w:rsidRDefault="00744DEF" w:rsidP="00744DEF">
            <w:r>
              <w:t xml:space="preserve">    </w:t>
            </w:r>
            <w:proofErr w:type="spellStart"/>
            <w:r>
              <w:t>NgayHetHan</w:t>
            </w:r>
            <w:proofErr w:type="spellEnd"/>
            <w:r>
              <w:t xml:space="preserve"> DATE</w:t>
            </w:r>
            <w:r w:rsidR="00CC2FC7">
              <w:t>,</w:t>
            </w:r>
          </w:p>
          <w:p w14:paraId="209E83D7" w14:textId="5C0EEEC0" w:rsidR="00CC2FC7" w:rsidRDefault="00CC2FC7" w:rsidP="00744DEF">
            <w:r w:rsidRPr="00CC2FC7">
              <w:t>FOREIGN KEY (MAKH) REFERENCES KHACHHANG(MAKH)</w:t>
            </w:r>
          </w:p>
          <w:p w14:paraId="5E65D0B0" w14:textId="50C66E9A" w:rsidR="00744DEF" w:rsidRDefault="00744DEF" w:rsidP="00744DEF">
            <w:r>
              <w:t>);</w:t>
            </w:r>
          </w:p>
        </w:tc>
      </w:tr>
      <w:tr w:rsidR="00744DEF" w14:paraId="7D13D0E0" w14:textId="77777777" w:rsidTr="00BA611F">
        <w:trPr>
          <w:trHeight w:val="300"/>
        </w:trPr>
        <w:tc>
          <w:tcPr>
            <w:tcW w:w="4680" w:type="dxa"/>
          </w:tcPr>
          <w:p w14:paraId="20E6A17A" w14:textId="77777777" w:rsidR="00744DEF" w:rsidRDefault="00744DEF" w:rsidP="00744DEF">
            <w:r>
              <w:t>CREATE SEQUENCE BILL_ID_SEQ</w:t>
            </w:r>
          </w:p>
          <w:p w14:paraId="4ACD7F2A" w14:textId="77777777" w:rsidR="00744DEF" w:rsidRDefault="00744DEF" w:rsidP="00744DEF">
            <w:r>
              <w:t xml:space="preserve">    START WITH 1</w:t>
            </w:r>
          </w:p>
          <w:p w14:paraId="489450CA" w14:textId="77777777" w:rsidR="00744DEF" w:rsidRDefault="00744DEF" w:rsidP="00744DEF">
            <w:r>
              <w:t xml:space="preserve">    INCREMENT BY </w:t>
            </w:r>
            <w:proofErr w:type="gramStart"/>
            <w:r>
              <w:t>1;</w:t>
            </w:r>
            <w:proofErr w:type="gramEnd"/>
          </w:p>
          <w:p w14:paraId="7CEC29C0" w14:textId="77777777" w:rsidR="00744DEF" w:rsidRDefault="00744DEF" w:rsidP="00744DEF">
            <w:r>
              <w:t>CREATE TABLE ch1.HOADON (</w:t>
            </w:r>
          </w:p>
          <w:p w14:paraId="0B0A98D3" w14:textId="77777777" w:rsidR="00744DEF" w:rsidRDefault="00744DEF" w:rsidP="00744DEF">
            <w:pPr>
              <w:ind w:firstLine="252"/>
            </w:pPr>
            <w:r>
              <w:tab/>
              <w:t xml:space="preserve">MaHD </w:t>
            </w:r>
            <w:proofErr w:type="gramStart"/>
            <w:r>
              <w:t>VARCHAR(</w:t>
            </w:r>
            <w:proofErr w:type="gramEnd"/>
            <w:r>
              <w:t xml:space="preserve">20) DEFAULT 'HD' || </w:t>
            </w:r>
            <w:r>
              <w:lastRenderedPageBreak/>
              <w:t xml:space="preserve">TO_CHAR(BILL_ID_SEQ.NEXTVAL, 'FM000') PRIMARY KEY, </w:t>
            </w:r>
          </w:p>
          <w:p w14:paraId="309583AF" w14:textId="77777777" w:rsidR="00744DEF" w:rsidRDefault="00744DEF" w:rsidP="00744DEF">
            <w:pPr>
              <w:ind w:firstLine="252"/>
            </w:pPr>
            <w:r>
              <w:tab/>
              <w:t xml:space="preserve">MANV </w:t>
            </w:r>
            <w:proofErr w:type="gramStart"/>
            <w:r>
              <w:t>VARCHAR(</w:t>
            </w:r>
            <w:proofErr w:type="gramEnd"/>
            <w:r>
              <w:t xml:space="preserve">20), </w:t>
            </w:r>
          </w:p>
          <w:p w14:paraId="72E9B0C8" w14:textId="77777777" w:rsidR="00744DEF" w:rsidRDefault="00744DEF" w:rsidP="00744DEF">
            <w:pPr>
              <w:ind w:firstLine="252"/>
            </w:pPr>
            <w:r>
              <w:tab/>
              <w:t xml:space="preserve">MAKH </w:t>
            </w:r>
            <w:proofErr w:type="gramStart"/>
            <w:r>
              <w:t>VARCHAR(</w:t>
            </w:r>
            <w:proofErr w:type="gramEnd"/>
            <w:r>
              <w:t xml:space="preserve">20), </w:t>
            </w:r>
          </w:p>
          <w:p w14:paraId="0A2FCB31" w14:textId="77777777" w:rsidR="00744DEF" w:rsidRDefault="00744DEF" w:rsidP="00744DEF">
            <w:pPr>
              <w:ind w:firstLine="252"/>
            </w:pPr>
            <w:r>
              <w:tab/>
            </w:r>
            <w:proofErr w:type="spellStart"/>
            <w:r>
              <w:t>NgayLap</w:t>
            </w:r>
            <w:proofErr w:type="spellEnd"/>
            <w:r>
              <w:t xml:space="preserve"> DATE DEFAULT SYSDATE, </w:t>
            </w:r>
          </w:p>
          <w:p w14:paraId="6692C4E1" w14:textId="77777777" w:rsidR="00744DEF" w:rsidRDefault="00744DEF" w:rsidP="00744DEF">
            <w:pPr>
              <w:ind w:firstLine="252"/>
            </w:pPr>
            <w:r>
              <w:tab/>
            </w:r>
            <w:proofErr w:type="spellStart"/>
            <w:r>
              <w:t>TongTien</w:t>
            </w:r>
            <w:proofErr w:type="spellEnd"/>
            <w:r>
              <w:t xml:space="preserve"> NUMBER</w:t>
            </w:r>
          </w:p>
          <w:p w14:paraId="55B9A5ED" w14:textId="36D1588E" w:rsidR="002F1A19" w:rsidRDefault="002F1A19" w:rsidP="002F1A19">
            <w:pPr>
              <w:ind w:firstLine="252"/>
            </w:pPr>
            <w:r>
              <w:t xml:space="preserve">       FOREIGN KEY (MANV) REFERENCES NHANVIEN(</w:t>
            </w:r>
            <w:proofErr w:type="spellStart"/>
            <w:r>
              <w:t>MaNV</w:t>
            </w:r>
            <w:proofErr w:type="spellEnd"/>
            <w:r>
              <w:t>),</w:t>
            </w:r>
          </w:p>
          <w:p w14:paraId="4E1F6498" w14:textId="77777777" w:rsidR="002F1A19" w:rsidRDefault="002F1A19" w:rsidP="002F1A19">
            <w:pPr>
              <w:ind w:firstLine="252"/>
            </w:pPr>
            <w:r>
              <w:t xml:space="preserve">       FOREIGN KEY (MAKH) REFERENCES KHACHHANG(MAKH)</w:t>
            </w:r>
          </w:p>
          <w:p w14:paraId="0018E299" w14:textId="77777777" w:rsidR="002F1A19" w:rsidRDefault="002F1A19" w:rsidP="00006B64"/>
          <w:p w14:paraId="1D78350A" w14:textId="2797E0C7" w:rsidR="00744DEF" w:rsidRPr="00240B81" w:rsidRDefault="00744DEF" w:rsidP="00744DEF">
            <w:r>
              <w:t>);</w:t>
            </w:r>
          </w:p>
        </w:tc>
        <w:tc>
          <w:tcPr>
            <w:tcW w:w="4680" w:type="dxa"/>
          </w:tcPr>
          <w:p w14:paraId="678DFA1D" w14:textId="77777777" w:rsidR="00744DEF" w:rsidRDefault="00744DEF" w:rsidP="00744DEF">
            <w:r>
              <w:lastRenderedPageBreak/>
              <w:t>CREATE SEQUENCE BILL_ID_SEQ</w:t>
            </w:r>
          </w:p>
          <w:p w14:paraId="4CC10ECA" w14:textId="77777777" w:rsidR="00744DEF" w:rsidRDefault="00744DEF" w:rsidP="00744DEF">
            <w:r>
              <w:t xml:space="preserve">    START WITH 1</w:t>
            </w:r>
          </w:p>
          <w:p w14:paraId="25613693" w14:textId="77777777" w:rsidR="00744DEF" w:rsidRDefault="00744DEF" w:rsidP="00744DEF">
            <w:r>
              <w:t xml:space="preserve">    INCREMENT BY </w:t>
            </w:r>
            <w:proofErr w:type="gramStart"/>
            <w:r>
              <w:t>1;</w:t>
            </w:r>
            <w:proofErr w:type="gramEnd"/>
          </w:p>
          <w:p w14:paraId="1D775B0E" w14:textId="348F9CEC" w:rsidR="00744DEF" w:rsidRDefault="00744DEF" w:rsidP="00744DEF">
            <w:r>
              <w:t>CREATE TABLE ch</w:t>
            </w:r>
            <w:r w:rsidR="00D15F50">
              <w:t>2</w:t>
            </w:r>
            <w:r>
              <w:t>.HOADON (</w:t>
            </w:r>
          </w:p>
          <w:p w14:paraId="06ECDDAA" w14:textId="77777777" w:rsidR="00744DEF" w:rsidRDefault="00744DEF" w:rsidP="00744DEF">
            <w:pPr>
              <w:ind w:firstLine="252"/>
            </w:pPr>
            <w:r>
              <w:tab/>
              <w:t xml:space="preserve">MaHD </w:t>
            </w:r>
            <w:proofErr w:type="gramStart"/>
            <w:r>
              <w:t>VARCHAR(</w:t>
            </w:r>
            <w:proofErr w:type="gramEnd"/>
            <w:r>
              <w:t xml:space="preserve">20) DEFAULT 'HD' || </w:t>
            </w:r>
            <w:r>
              <w:lastRenderedPageBreak/>
              <w:t xml:space="preserve">TO_CHAR(BILL_ID_SEQ.NEXTVAL, 'FM000') PRIMARY KEY, </w:t>
            </w:r>
          </w:p>
          <w:p w14:paraId="4800715D" w14:textId="77777777" w:rsidR="00744DEF" w:rsidRDefault="00744DEF" w:rsidP="00744DEF">
            <w:pPr>
              <w:ind w:firstLine="252"/>
            </w:pPr>
            <w:r>
              <w:tab/>
              <w:t xml:space="preserve">MANV </w:t>
            </w:r>
            <w:proofErr w:type="gramStart"/>
            <w:r>
              <w:t>VARCHAR(</w:t>
            </w:r>
            <w:proofErr w:type="gramEnd"/>
            <w:r>
              <w:t xml:space="preserve">20), </w:t>
            </w:r>
          </w:p>
          <w:p w14:paraId="5409D5E0" w14:textId="77777777" w:rsidR="00744DEF" w:rsidRDefault="00744DEF" w:rsidP="00744DEF">
            <w:pPr>
              <w:ind w:firstLine="252"/>
            </w:pPr>
            <w:r>
              <w:tab/>
              <w:t xml:space="preserve">MAKH </w:t>
            </w:r>
            <w:proofErr w:type="gramStart"/>
            <w:r>
              <w:t>VARCHAR(</w:t>
            </w:r>
            <w:proofErr w:type="gramEnd"/>
            <w:r>
              <w:t xml:space="preserve">20), </w:t>
            </w:r>
          </w:p>
          <w:p w14:paraId="185ECB18" w14:textId="77777777" w:rsidR="00744DEF" w:rsidRDefault="00744DEF" w:rsidP="00744DEF">
            <w:pPr>
              <w:ind w:firstLine="252"/>
            </w:pPr>
            <w:r>
              <w:tab/>
            </w:r>
            <w:proofErr w:type="spellStart"/>
            <w:r>
              <w:t>NgayLap</w:t>
            </w:r>
            <w:proofErr w:type="spellEnd"/>
            <w:r>
              <w:t xml:space="preserve"> DATE DEFAULT SYSDATE, </w:t>
            </w:r>
          </w:p>
          <w:p w14:paraId="07A20D99" w14:textId="77777777" w:rsidR="00744DEF" w:rsidRDefault="00744DEF" w:rsidP="00744DEF">
            <w:pPr>
              <w:ind w:firstLine="252"/>
            </w:pPr>
            <w:r>
              <w:tab/>
            </w:r>
            <w:proofErr w:type="spellStart"/>
            <w:r>
              <w:t>TongTien</w:t>
            </w:r>
            <w:proofErr w:type="spellEnd"/>
            <w:r>
              <w:t xml:space="preserve"> NUMBER</w:t>
            </w:r>
          </w:p>
          <w:p w14:paraId="1CDA3573" w14:textId="37351B6B" w:rsidR="002F1A19" w:rsidRDefault="002F1A19" w:rsidP="002F1A19">
            <w:pPr>
              <w:ind w:firstLine="252"/>
            </w:pPr>
            <w:r>
              <w:t xml:space="preserve">       FOREIGN KEY (MANV) REFERENCES NHANVIEN(</w:t>
            </w:r>
            <w:proofErr w:type="spellStart"/>
            <w:r>
              <w:t>MaNV</w:t>
            </w:r>
            <w:proofErr w:type="spellEnd"/>
            <w:r>
              <w:t>),</w:t>
            </w:r>
          </w:p>
          <w:p w14:paraId="79E2B903" w14:textId="3BCCB47E" w:rsidR="002F1A19" w:rsidRDefault="002F1A19" w:rsidP="002F1A19">
            <w:pPr>
              <w:ind w:firstLine="252"/>
            </w:pPr>
            <w:r>
              <w:t xml:space="preserve">       FOREIGN KEY (MAKH) REFERENCES KHACHHANG(MAKH)</w:t>
            </w:r>
          </w:p>
          <w:p w14:paraId="279793F4" w14:textId="6EF04AB2" w:rsidR="00744DEF" w:rsidRDefault="00744DEF" w:rsidP="00744DEF">
            <w:r>
              <w:t>);</w:t>
            </w:r>
          </w:p>
        </w:tc>
      </w:tr>
      <w:tr w:rsidR="00744DEF" w14:paraId="04D50ACC" w14:textId="77777777" w:rsidTr="00BA611F">
        <w:trPr>
          <w:trHeight w:val="300"/>
        </w:trPr>
        <w:tc>
          <w:tcPr>
            <w:tcW w:w="4680" w:type="dxa"/>
          </w:tcPr>
          <w:p w14:paraId="6C9F7CFD" w14:textId="77777777" w:rsidR="00744DEF" w:rsidRDefault="00744DEF" w:rsidP="00744DEF">
            <w:r w:rsidRPr="002341CB">
              <w:lastRenderedPageBreak/>
              <w:t>CREATE TABLE ch1.CTHD(</w:t>
            </w:r>
          </w:p>
          <w:p w14:paraId="1347D3F1" w14:textId="77777777" w:rsidR="00744DEF" w:rsidRDefault="00744DEF" w:rsidP="00744DEF">
            <w:pPr>
              <w:ind w:firstLine="252"/>
            </w:pPr>
            <w:r w:rsidRPr="002341CB">
              <w:t xml:space="preserve">MaHD </w:t>
            </w:r>
            <w:proofErr w:type="gramStart"/>
            <w:r w:rsidRPr="002341CB">
              <w:t>VARCHAR(</w:t>
            </w:r>
            <w:proofErr w:type="gramEnd"/>
            <w:r w:rsidRPr="002341CB">
              <w:t xml:space="preserve">20), </w:t>
            </w:r>
          </w:p>
          <w:p w14:paraId="5528F19D" w14:textId="77777777" w:rsidR="00744DEF" w:rsidRDefault="00744DEF" w:rsidP="00744DEF">
            <w:pPr>
              <w:ind w:firstLine="252"/>
            </w:pPr>
            <w:r w:rsidRPr="002341CB">
              <w:t xml:space="preserve">MAHS </w:t>
            </w:r>
            <w:proofErr w:type="gramStart"/>
            <w:r w:rsidRPr="002341CB">
              <w:t>VARCHAR(</w:t>
            </w:r>
            <w:proofErr w:type="gramEnd"/>
            <w:r w:rsidRPr="002341CB">
              <w:t xml:space="preserve">20), </w:t>
            </w:r>
          </w:p>
          <w:p w14:paraId="4718B51F" w14:textId="77777777" w:rsidR="00744DEF" w:rsidRDefault="00744DEF" w:rsidP="00744DEF">
            <w:pPr>
              <w:ind w:firstLine="252"/>
            </w:pPr>
            <w:proofErr w:type="spellStart"/>
            <w:r w:rsidRPr="002341CB">
              <w:t>SoLuong</w:t>
            </w:r>
            <w:proofErr w:type="spellEnd"/>
            <w:r w:rsidRPr="002341CB">
              <w:t xml:space="preserve"> NUMBER, </w:t>
            </w:r>
          </w:p>
          <w:p w14:paraId="6235A9A1" w14:textId="77777777" w:rsidR="00774953" w:rsidRDefault="00774953" w:rsidP="00774953">
            <w:pPr>
              <w:ind w:firstLine="252"/>
            </w:pPr>
            <w:r>
              <w:t>PRIMARY KEY (MaHD, MAHS),</w:t>
            </w:r>
          </w:p>
          <w:p w14:paraId="3FB96206" w14:textId="77777777" w:rsidR="00774953" w:rsidRDefault="00774953" w:rsidP="00774953">
            <w:pPr>
              <w:ind w:firstLine="252"/>
            </w:pPr>
            <w:r>
              <w:t>FOREIGN KEY (MaHD) REFERENCES HOADON(MaHD),</w:t>
            </w:r>
          </w:p>
          <w:p w14:paraId="003D6D7E" w14:textId="77777777" w:rsidR="00774953" w:rsidRDefault="00774953" w:rsidP="00774953">
            <w:r>
              <w:t xml:space="preserve">    FOREIGN KEY (MAHS) REFERENCES HAISAN(MAHS)</w:t>
            </w:r>
          </w:p>
          <w:p w14:paraId="153CA933" w14:textId="5953D5C9" w:rsidR="00744DEF" w:rsidRPr="00240B81" w:rsidRDefault="00774953" w:rsidP="00774953">
            <w:r w:rsidRPr="002341CB">
              <w:t>);</w:t>
            </w:r>
          </w:p>
        </w:tc>
        <w:tc>
          <w:tcPr>
            <w:tcW w:w="4680" w:type="dxa"/>
          </w:tcPr>
          <w:p w14:paraId="136E7DA3" w14:textId="347BE25D" w:rsidR="00744DEF" w:rsidRDefault="00744DEF" w:rsidP="00744DEF">
            <w:r w:rsidRPr="002341CB">
              <w:t>CREATE TABLE ch</w:t>
            </w:r>
            <w:r w:rsidR="00D15F50">
              <w:t>2</w:t>
            </w:r>
            <w:r w:rsidRPr="002341CB">
              <w:t>.CTHD(</w:t>
            </w:r>
          </w:p>
          <w:p w14:paraId="10D68A25" w14:textId="77777777" w:rsidR="00744DEF" w:rsidRDefault="00744DEF" w:rsidP="00744DEF">
            <w:pPr>
              <w:ind w:firstLine="252"/>
            </w:pPr>
            <w:r w:rsidRPr="002341CB">
              <w:t xml:space="preserve">MaHD </w:t>
            </w:r>
            <w:proofErr w:type="gramStart"/>
            <w:r w:rsidRPr="002341CB">
              <w:t>VARCHAR(</w:t>
            </w:r>
            <w:proofErr w:type="gramEnd"/>
            <w:r w:rsidRPr="002341CB">
              <w:t xml:space="preserve">20), </w:t>
            </w:r>
          </w:p>
          <w:p w14:paraId="117E5C33" w14:textId="77777777" w:rsidR="00744DEF" w:rsidRDefault="00744DEF" w:rsidP="00744DEF">
            <w:pPr>
              <w:ind w:firstLine="252"/>
            </w:pPr>
            <w:r w:rsidRPr="002341CB">
              <w:t xml:space="preserve">MAHS </w:t>
            </w:r>
            <w:proofErr w:type="gramStart"/>
            <w:r w:rsidRPr="002341CB">
              <w:t>VARCHAR(</w:t>
            </w:r>
            <w:proofErr w:type="gramEnd"/>
            <w:r w:rsidRPr="002341CB">
              <w:t xml:space="preserve">20), </w:t>
            </w:r>
          </w:p>
          <w:p w14:paraId="37A3D131" w14:textId="77777777" w:rsidR="00744DEF" w:rsidRDefault="00744DEF" w:rsidP="00744DEF">
            <w:pPr>
              <w:ind w:firstLine="252"/>
            </w:pPr>
            <w:proofErr w:type="spellStart"/>
            <w:r w:rsidRPr="002341CB">
              <w:t>SoLuong</w:t>
            </w:r>
            <w:proofErr w:type="spellEnd"/>
            <w:r w:rsidRPr="002341CB">
              <w:t xml:space="preserve"> NUMBER, </w:t>
            </w:r>
          </w:p>
          <w:p w14:paraId="655F84C7" w14:textId="77777777" w:rsidR="007F32C5" w:rsidRDefault="007F32C5" w:rsidP="007F32C5">
            <w:pPr>
              <w:ind w:firstLine="252"/>
            </w:pPr>
            <w:r>
              <w:t>PRIMARY KEY (MaHD, MAHS),</w:t>
            </w:r>
          </w:p>
          <w:p w14:paraId="1C75B15E" w14:textId="2F116AB3" w:rsidR="007F32C5" w:rsidRDefault="007F32C5" w:rsidP="007F32C5">
            <w:pPr>
              <w:ind w:firstLine="252"/>
            </w:pPr>
            <w:r>
              <w:t>FOREIGN KEY (MaHD) REFERENCES HOADON(MaHD),</w:t>
            </w:r>
          </w:p>
          <w:p w14:paraId="048BE5F8" w14:textId="77777777" w:rsidR="00774953" w:rsidRDefault="007F32C5" w:rsidP="007F32C5">
            <w:r>
              <w:t xml:space="preserve">    FOREIGN KEY (MAHS) REFERENCES HAISAN(MAHS)</w:t>
            </w:r>
          </w:p>
          <w:p w14:paraId="5333C9E4" w14:textId="4F9E3CB6" w:rsidR="00744DEF" w:rsidRDefault="00744DEF" w:rsidP="007F32C5">
            <w:r w:rsidRPr="002341CB">
              <w:t>);</w:t>
            </w:r>
          </w:p>
        </w:tc>
      </w:tr>
    </w:tbl>
    <w:p w14:paraId="7994BCE7" w14:textId="4A42EA33" w:rsidR="77215151" w:rsidRDefault="77215151" w:rsidP="77215151">
      <w:pPr>
        <w:pStyle w:val="Heading3"/>
      </w:pPr>
      <w:bookmarkStart w:id="10" w:name="_Toc154958886"/>
      <w:r>
        <w:t>DML</w:t>
      </w:r>
      <w:bookmarkEnd w:id="10"/>
    </w:p>
    <w:p w14:paraId="68E5CD74" w14:textId="1EF2FFCC" w:rsidR="77215151" w:rsidRDefault="77215151" w:rsidP="772151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2C7C" w:rsidRPr="00BB6F26" w14:paraId="08A036EC" w14:textId="77777777">
        <w:tc>
          <w:tcPr>
            <w:tcW w:w="9350" w:type="dxa"/>
            <w:gridSpan w:val="2"/>
          </w:tcPr>
          <w:p w14:paraId="19A27647" w14:textId="54E7F08E" w:rsidR="00EE2C7C" w:rsidRPr="00BB6F26" w:rsidRDefault="00EE2C7C" w:rsidP="00EE2C7C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BB6F26">
              <w:rPr>
                <w:b/>
                <w:bCs/>
                <w:sz w:val="28"/>
                <w:szCs w:val="28"/>
              </w:rPr>
              <w:t>Thêm</w:t>
            </w:r>
            <w:proofErr w:type="spellEnd"/>
            <w:r w:rsidRPr="00BB6F2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B6F26">
              <w:rPr>
                <w:b/>
                <w:bCs/>
                <w:sz w:val="28"/>
                <w:szCs w:val="28"/>
              </w:rPr>
              <w:t>dữ</w:t>
            </w:r>
            <w:proofErr w:type="spellEnd"/>
            <w:r w:rsidRPr="00BB6F2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B6F26">
              <w:rPr>
                <w:b/>
                <w:bCs/>
                <w:sz w:val="28"/>
                <w:szCs w:val="28"/>
              </w:rPr>
              <w:t>liệu</w:t>
            </w:r>
            <w:proofErr w:type="spellEnd"/>
          </w:p>
        </w:tc>
      </w:tr>
      <w:tr w:rsidR="00C9206C" w:rsidRPr="00BB6F26" w14:paraId="175A1269" w14:textId="77777777" w:rsidTr="00C9206C">
        <w:tc>
          <w:tcPr>
            <w:tcW w:w="4675" w:type="dxa"/>
          </w:tcPr>
          <w:p w14:paraId="0567A6E6" w14:textId="6DB352A3" w:rsidR="00C9206C" w:rsidRPr="00BB6F26" w:rsidRDefault="00EE2C7C" w:rsidP="00EE2C7C">
            <w:pPr>
              <w:jc w:val="center"/>
              <w:rPr>
                <w:b/>
                <w:bCs/>
                <w:sz w:val="28"/>
                <w:szCs w:val="28"/>
              </w:rPr>
            </w:pPr>
            <w:r w:rsidRPr="00BB6F26">
              <w:rPr>
                <w:b/>
                <w:bCs/>
                <w:sz w:val="28"/>
                <w:szCs w:val="28"/>
              </w:rPr>
              <w:t>CH1</w:t>
            </w:r>
          </w:p>
        </w:tc>
        <w:tc>
          <w:tcPr>
            <w:tcW w:w="4675" w:type="dxa"/>
          </w:tcPr>
          <w:p w14:paraId="747A6AA4" w14:textId="2D38FCA5" w:rsidR="00C9206C" w:rsidRPr="00BB6F26" w:rsidRDefault="00EE2C7C" w:rsidP="00EE2C7C">
            <w:pPr>
              <w:jc w:val="center"/>
              <w:rPr>
                <w:b/>
                <w:bCs/>
                <w:sz w:val="28"/>
                <w:szCs w:val="28"/>
              </w:rPr>
            </w:pPr>
            <w:r w:rsidRPr="00BB6F26">
              <w:rPr>
                <w:b/>
                <w:bCs/>
                <w:sz w:val="28"/>
                <w:szCs w:val="28"/>
              </w:rPr>
              <w:t>CH2</w:t>
            </w:r>
          </w:p>
        </w:tc>
      </w:tr>
      <w:tr w:rsidR="00C9206C" w:rsidRPr="00BB6F26" w14:paraId="47EEA350" w14:textId="77777777" w:rsidTr="00C9206C">
        <w:tc>
          <w:tcPr>
            <w:tcW w:w="4675" w:type="dxa"/>
          </w:tcPr>
          <w:p w14:paraId="0376F185" w14:textId="40B2180A" w:rsidR="00006B64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--</w:t>
            </w:r>
            <w:r w:rsidR="00006B64">
              <w:rPr>
                <w:sz w:val="24"/>
                <w:szCs w:val="24"/>
              </w:rPr>
              <w:t xml:space="preserve"> </w:t>
            </w:r>
            <w:proofErr w:type="spellStart"/>
            <w:r w:rsidR="00006B64">
              <w:rPr>
                <w:sz w:val="24"/>
                <w:szCs w:val="24"/>
              </w:rPr>
              <w:t>Bảng</w:t>
            </w:r>
            <w:proofErr w:type="spellEnd"/>
            <w:r w:rsidRPr="00BB6F26">
              <w:rPr>
                <w:sz w:val="24"/>
                <w:szCs w:val="24"/>
              </w:rPr>
              <w:t xml:space="preserve"> HAISAN</w:t>
            </w:r>
          </w:p>
          <w:p w14:paraId="3A33695F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'HS001', 'Ca Hoi Tuoi', TO_DATE('18/11/2023', 'DD/MM/YYYY'), 'L02', 'Norway', 500, 700, 'Kg');</w:t>
            </w:r>
          </w:p>
          <w:p w14:paraId="615E44CA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'HS002', 'Tom Hum Tuoi', TO_DATE('18/11/2023', 'DD/MM/YYYY'), 'L01', 'Alaska', 900, 1100, 'Kg');</w:t>
            </w:r>
          </w:p>
          <w:p w14:paraId="7881ED12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'HS003', '</w:t>
            </w:r>
            <w:proofErr w:type="spellStart"/>
            <w:r w:rsidRPr="00BB6F26">
              <w:rPr>
                <w:sz w:val="24"/>
                <w:szCs w:val="24"/>
              </w:rPr>
              <w:t>Muc</w:t>
            </w:r>
            <w:proofErr w:type="spellEnd"/>
            <w:r w:rsidRPr="00BB6F26">
              <w:rPr>
                <w:sz w:val="24"/>
                <w:szCs w:val="24"/>
              </w:rPr>
              <w:t xml:space="preserve"> Tuoi', TO_DATE('19/11/2023', 'DD/MM/YYYY'), 'L03', 'Japan', 250, 400, 'Kg');</w:t>
            </w:r>
          </w:p>
          <w:p w14:paraId="2B70B6C3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'HS004', 'Cua Hoang De', </w:t>
            </w:r>
            <w:r w:rsidRPr="00BB6F26">
              <w:rPr>
                <w:sz w:val="24"/>
                <w:szCs w:val="24"/>
              </w:rPr>
              <w:lastRenderedPageBreak/>
              <w:t>TO_DATE('17/11/2023', 'DD/MM/YYYY'), 'L04', 'Viet Nam', 1200, 1500, 'Kg');</w:t>
            </w:r>
          </w:p>
          <w:p w14:paraId="1E202DFC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'HS005', 'Ca Ngu', TO_DATE('19/11/2023', 'DD/MM/YYYY'), 'L02', 'Vietnam', 150, 280, 'Kg');</w:t>
            </w:r>
          </w:p>
          <w:p w14:paraId="5390D98A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'HS006', 'Tom Cang Xanh', TO_DATE('10/11/2023', 'DD/MM/YYYY'), 'L01', 'Viet Nam', 280, 420, 'Kg');</w:t>
            </w:r>
          </w:p>
          <w:p w14:paraId="76F6576D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'HS007', 'Ca Chep Trang', TO_DATE('5/11/2023', 'DD/MM/YYYY'), 'L02', 'Viet Nam', 20, 30, 'Kg');</w:t>
            </w:r>
          </w:p>
          <w:p w14:paraId="6384D7B2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'HS008', '</w:t>
            </w:r>
            <w:proofErr w:type="spellStart"/>
            <w:r w:rsidRPr="00BB6F26">
              <w:rPr>
                <w:sz w:val="24"/>
                <w:szCs w:val="24"/>
              </w:rPr>
              <w:t>Oc</w:t>
            </w:r>
            <w:proofErr w:type="spellEnd"/>
            <w:r w:rsidRPr="00BB6F26">
              <w:rPr>
                <w:sz w:val="24"/>
                <w:szCs w:val="24"/>
              </w:rPr>
              <w:t xml:space="preserve"> </w:t>
            </w:r>
            <w:proofErr w:type="spellStart"/>
            <w:r w:rsidRPr="00BB6F26">
              <w:rPr>
                <w:sz w:val="24"/>
                <w:szCs w:val="24"/>
              </w:rPr>
              <w:t>Buou</w:t>
            </w:r>
            <w:proofErr w:type="spellEnd"/>
            <w:r w:rsidRPr="00BB6F26">
              <w:rPr>
                <w:sz w:val="24"/>
                <w:szCs w:val="24"/>
              </w:rPr>
              <w:t>', TO_DATE('25/11/2023', 'DD/MM/YYYY'), 'L06', 'Vietnam', 45, 60, 'Kg');</w:t>
            </w:r>
          </w:p>
          <w:p w14:paraId="7A53C577" w14:textId="77777777" w:rsidR="00164747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'HS009', '</w:t>
            </w:r>
            <w:proofErr w:type="spellStart"/>
            <w:r w:rsidRPr="00BB6F26">
              <w:rPr>
                <w:sz w:val="24"/>
                <w:szCs w:val="24"/>
              </w:rPr>
              <w:t>Ghe</w:t>
            </w:r>
            <w:proofErr w:type="spellEnd"/>
            <w:r w:rsidRPr="00BB6F26">
              <w:rPr>
                <w:sz w:val="24"/>
                <w:szCs w:val="24"/>
              </w:rPr>
              <w:t xml:space="preserve"> Xanh Tuoi', TO_DATE('26/11/2023', 'DD/MM/YYYY'), 'L07', 'Viet Nam', 180, 280, 'Kg');</w:t>
            </w:r>
          </w:p>
          <w:p w14:paraId="2E966321" w14:textId="77777777" w:rsidR="00C9206C" w:rsidRPr="00BB6F26" w:rsidRDefault="00164747" w:rsidP="0016474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'HS010', 'Ngao song', TO_DATE('20/11/2023', 'DD/MM/YYYY'), 'L05', 'Viet Nam', 120, 200, 'Kg');</w:t>
            </w:r>
          </w:p>
          <w:p w14:paraId="66A19DF6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'HS011', 'Ca Ngu Dai Duong', TO_DATE('11/11/2023', 'DD/MM/YYYY'), 'L02', 'Nhat Ban', 600, 750, 'Kg');</w:t>
            </w:r>
          </w:p>
          <w:p w14:paraId="6135E179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'HS012', 'Tom Hum </w:t>
            </w:r>
            <w:proofErr w:type="spellStart"/>
            <w:r w:rsidRPr="00BB6F26">
              <w:rPr>
                <w:sz w:val="24"/>
                <w:szCs w:val="24"/>
              </w:rPr>
              <w:t>Ngop</w:t>
            </w:r>
            <w:proofErr w:type="spellEnd"/>
            <w:r w:rsidRPr="00BB6F26">
              <w:rPr>
                <w:sz w:val="24"/>
                <w:szCs w:val="24"/>
              </w:rPr>
              <w:t>', TO_DATE('18/10/2023', 'DD/MM/YYYY'), 'L01', 'Alaska', 600, 750, 'Kg');</w:t>
            </w:r>
          </w:p>
          <w:p w14:paraId="6B17C981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'HS013', '</w:t>
            </w:r>
            <w:proofErr w:type="spellStart"/>
            <w:r w:rsidRPr="00BB6F26">
              <w:rPr>
                <w:sz w:val="24"/>
                <w:szCs w:val="24"/>
              </w:rPr>
              <w:t>Muc</w:t>
            </w:r>
            <w:proofErr w:type="spellEnd"/>
            <w:r w:rsidRPr="00BB6F26">
              <w:rPr>
                <w:sz w:val="24"/>
                <w:szCs w:val="24"/>
              </w:rPr>
              <w:t xml:space="preserve"> Trung', TO_DATE('19/10/2023', 'DD/MM/YYYY'), 'L03', 'Phu Quoc', 260, 450, 'Kg');</w:t>
            </w:r>
          </w:p>
          <w:p w14:paraId="0A9A3EF2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'HS014', 'Cua Bien Ca Mau </w:t>
            </w:r>
            <w:proofErr w:type="spellStart"/>
            <w:r w:rsidRPr="00BB6F26">
              <w:rPr>
                <w:sz w:val="24"/>
                <w:szCs w:val="24"/>
              </w:rPr>
              <w:t>tuoi</w:t>
            </w:r>
            <w:proofErr w:type="spellEnd"/>
            <w:r w:rsidRPr="00BB6F26">
              <w:rPr>
                <w:sz w:val="24"/>
                <w:szCs w:val="24"/>
              </w:rPr>
              <w:t>', TO_DATE('17/11/2023', 'DD/MM/YYYY'), 'L04', 'Ca Mau', 450, 650, 'Kg');</w:t>
            </w:r>
          </w:p>
          <w:p w14:paraId="5A6D7EBD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'HS015', 'Ca Ro Phi', TO_DATE('23/10/2023', 'DD/MM/YYYY'), 'L02', 'Viet Nam', 60, 80, 'Kg');</w:t>
            </w:r>
          </w:p>
          <w:p w14:paraId="35A3F4AC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lastRenderedPageBreak/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'HS016', 'Tom Song', TO_DATE('09/10/2023', 'DD/MM/YYYY'), 'L01', 'Viet Nam', 220, 260, 'Kg');</w:t>
            </w:r>
          </w:p>
          <w:p w14:paraId="6DEE466B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'HS017', 'Ca Chep Trang', TO_DATE('5/12/2023', 'DD/MM/YYYY'), 'L02', 'Viet Nam', 25, 45, 'Kg');</w:t>
            </w:r>
          </w:p>
          <w:p w14:paraId="69107233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'HS018', 'So Huyet', TO_DATE('25/10/2023', 'DD/MM/YYYY'), 'L06', 'Vietnam', 250, 310, 'Kg');</w:t>
            </w:r>
          </w:p>
          <w:p w14:paraId="36FA0E22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'HS019', '</w:t>
            </w:r>
            <w:proofErr w:type="spellStart"/>
            <w:r w:rsidRPr="00BB6F26">
              <w:rPr>
                <w:sz w:val="24"/>
                <w:szCs w:val="24"/>
              </w:rPr>
              <w:t>Ghe</w:t>
            </w:r>
            <w:proofErr w:type="spellEnd"/>
            <w:r w:rsidRPr="00BB6F26">
              <w:rPr>
                <w:sz w:val="24"/>
                <w:szCs w:val="24"/>
              </w:rPr>
              <w:t xml:space="preserve"> Xanh </w:t>
            </w:r>
            <w:proofErr w:type="spellStart"/>
            <w:r w:rsidRPr="00BB6F26">
              <w:rPr>
                <w:sz w:val="24"/>
                <w:szCs w:val="24"/>
              </w:rPr>
              <w:t>Ngop</w:t>
            </w:r>
            <w:proofErr w:type="spellEnd"/>
            <w:r w:rsidRPr="00BB6F26">
              <w:rPr>
                <w:sz w:val="24"/>
                <w:szCs w:val="24"/>
              </w:rPr>
              <w:t>', TO_DATE('26/10/2023', 'DD/MM/YYYY'), 'L07', 'Viet Nam', 180, 280, 'Kg');</w:t>
            </w:r>
          </w:p>
          <w:p w14:paraId="1F8291FD" w14:textId="77777777" w:rsidR="00164747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'HS020', 'So Diep song', TO_DATE('25/11/2023', 'DD/MM/YYYY'), 'L08', 'Viet Nam', 120, 200, 'Kg');</w:t>
            </w:r>
          </w:p>
          <w:p w14:paraId="2771BC0E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'HS021', 'Tom Su', TO_DATE('17/12/2023', 'DD/MM/YYYY'), 'L01', 'Viet Nam', 400, 520, 'Kg');</w:t>
            </w:r>
          </w:p>
          <w:p w14:paraId="514832B6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'HS022', 'Tom Su </w:t>
            </w:r>
            <w:proofErr w:type="spellStart"/>
            <w:r w:rsidRPr="00BB6F26">
              <w:rPr>
                <w:sz w:val="24"/>
                <w:szCs w:val="24"/>
              </w:rPr>
              <w:t>Ngop</w:t>
            </w:r>
            <w:proofErr w:type="spellEnd"/>
            <w:r w:rsidRPr="00BB6F26">
              <w:rPr>
                <w:sz w:val="24"/>
                <w:szCs w:val="24"/>
              </w:rPr>
              <w:t>', TO_DATE('23/11/2023', 'DD/MM/YYYY'), 'L01', 'Viet Nam', 200, 270, 'Kg');</w:t>
            </w:r>
          </w:p>
          <w:p w14:paraId="59CE50D9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'HS023', '</w:t>
            </w:r>
            <w:proofErr w:type="spellStart"/>
            <w:r w:rsidRPr="00BB6F26">
              <w:rPr>
                <w:sz w:val="24"/>
                <w:szCs w:val="24"/>
              </w:rPr>
              <w:t>Muc</w:t>
            </w:r>
            <w:proofErr w:type="spellEnd"/>
            <w:r w:rsidRPr="00BB6F26">
              <w:rPr>
                <w:sz w:val="24"/>
                <w:szCs w:val="24"/>
              </w:rPr>
              <w:t xml:space="preserve"> Trung Size Nho', TO_DATE('09/11/2023', 'DD/MM/YYYY'), 'L03', 'Phu Quoc', 230, 350, 'Kg');</w:t>
            </w:r>
          </w:p>
          <w:p w14:paraId="5B0081C7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'HS024', 'Cua Bien Ca Mau </w:t>
            </w:r>
            <w:proofErr w:type="spellStart"/>
            <w:r w:rsidRPr="00BB6F26">
              <w:rPr>
                <w:sz w:val="24"/>
                <w:szCs w:val="24"/>
              </w:rPr>
              <w:t>Ngop</w:t>
            </w:r>
            <w:proofErr w:type="spellEnd"/>
            <w:r w:rsidRPr="00BB6F26">
              <w:rPr>
                <w:sz w:val="24"/>
                <w:szCs w:val="24"/>
              </w:rPr>
              <w:t>', TO_DATE('13/12/2023', 'DD/MM/YYYY'), 'L04', 'Ca Mau', 330, 460, 'Kg');</w:t>
            </w:r>
          </w:p>
          <w:p w14:paraId="3D7F8D2E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'HS025', 'Vem Xanh', TO_DATE('06/12/2023', 'DD/MM/YYYY'), 'L10', 'Viet Nam', 230, 270, 'Kg');</w:t>
            </w:r>
          </w:p>
          <w:p w14:paraId="6157E80A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'HS026', '</w:t>
            </w:r>
            <w:proofErr w:type="spellStart"/>
            <w:r w:rsidRPr="00BB6F26">
              <w:rPr>
                <w:sz w:val="24"/>
                <w:szCs w:val="24"/>
              </w:rPr>
              <w:t>Ghe</w:t>
            </w:r>
            <w:proofErr w:type="spellEnd"/>
            <w:r w:rsidRPr="00BB6F26">
              <w:rPr>
                <w:sz w:val="24"/>
                <w:szCs w:val="24"/>
              </w:rPr>
              <w:t xml:space="preserve"> Cang Xanh', TO_DATE('20/12/2023', 'DD/MM/YYYY'), 'L07', 'Viet Nam', 280, 400, 'Kg');</w:t>
            </w:r>
          </w:p>
          <w:p w14:paraId="046DA8AB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'HS027', 'Ca Dieu Hong', </w:t>
            </w:r>
            <w:r w:rsidRPr="00BB6F26">
              <w:rPr>
                <w:sz w:val="24"/>
                <w:szCs w:val="24"/>
              </w:rPr>
              <w:lastRenderedPageBreak/>
              <w:t>TO_DATE('05/12/2023', 'DD/MM/YYYY'), 'L02', 'Viet Nam', 20, 30, 'Kg');</w:t>
            </w:r>
          </w:p>
          <w:p w14:paraId="7DEC6436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'HS028', '</w:t>
            </w:r>
            <w:proofErr w:type="spellStart"/>
            <w:r w:rsidRPr="00BB6F26">
              <w:rPr>
                <w:sz w:val="24"/>
                <w:szCs w:val="24"/>
              </w:rPr>
              <w:t>Oc</w:t>
            </w:r>
            <w:proofErr w:type="spellEnd"/>
            <w:r w:rsidRPr="00BB6F26">
              <w:rPr>
                <w:sz w:val="24"/>
                <w:szCs w:val="24"/>
              </w:rPr>
              <w:t xml:space="preserve"> </w:t>
            </w:r>
            <w:proofErr w:type="spellStart"/>
            <w:r w:rsidRPr="00BB6F26">
              <w:rPr>
                <w:sz w:val="24"/>
                <w:szCs w:val="24"/>
              </w:rPr>
              <w:t>Buou</w:t>
            </w:r>
            <w:proofErr w:type="spellEnd"/>
            <w:r w:rsidRPr="00BB6F26">
              <w:rPr>
                <w:sz w:val="24"/>
                <w:szCs w:val="24"/>
              </w:rPr>
              <w:t xml:space="preserve"> Vang', TO_DATE('25/11/2023', 'DD/MM/YYYY'), 'L06', 'Viet Nam', 40, 55, 'Kg');</w:t>
            </w:r>
          </w:p>
          <w:p w14:paraId="70CD5F61" w14:textId="77777777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'HS029', '</w:t>
            </w:r>
            <w:proofErr w:type="spellStart"/>
            <w:r w:rsidRPr="00BB6F26">
              <w:rPr>
                <w:sz w:val="24"/>
                <w:szCs w:val="24"/>
              </w:rPr>
              <w:t>Ghe</w:t>
            </w:r>
            <w:proofErr w:type="spellEnd"/>
            <w:r w:rsidRPr="00BB6F26">
              <w:rPr>
                <w:sz w:val="24"/>
                <w:szCs w:val="24"/>
              </w:rPr>
              <w:t xml:space="preserve"> Xanh To', TO_DATE('11/12/2023', 'DD/MM/YYYY'), 'L07', 'Trung Quoc', 260, 380, 'Kg');</w:t>
            </w:r>
          </w:p>
          <w:p w14:paraId="7581114B" w14:textId="11D0FE82" w:rsidR="00D82486" w:rsidRPr="00BB6F26" w:rsidRDefault="00D82486" w:rsidP="00D82486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ch1.HAISAN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'HS030', 'Sao Bien', TO_DATE('20/09/2023', 'DD/MM/YYYY'), 'L09', 'Phu Quoc', 120, 200, 'Kg');</w:t>
            </w:r>
          </w:p>
        </w:tc>
        <w:tc>
          <w:tcPr>
            <w:tcW w:w="4675" w:type="dxa"/>
          </w:tcPr>
          <w:p w14:paraId="2305ACE6" w14:textId="1C36FDC4" w:rsidR="00006B64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lastRenderedPageBreak/>
              <w:t xml:space="preserve">-- </w:t>
            </w:r>
            <w:proofErr w:type="spellStart"/>
            <w:r w:rsidR="00006B64">
              <w:rPr>
                <w:sz w:val="24"/>
                <w:szCs w:val="24"/>
              </w:rPr>
              <w:t>Bảng</w:t>
            </w:r>
            <w:proofErr w:type="spellEnd"/>
            <w:r w:rsidRPr="004E050C">
              <w:rPr>
                <w:sz w:val="24"/>
                <w:szCs w:val="24"/>
              </w:rPr>
              <w:t xml:space="preserve"> HAISAN</w:t>
            </w:r>
          </w:p>
          <w:p w14:paraId="2EAC47D8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'HS001', 'Ca Hoi Tuoi', TO_DATE('18/11/2023', 'DD/MM/YYYY'), 'L02', 'Norway', 500, 700, 'Kg');</w:t>
            </w:r>
          </w:p>
          <w:p w14:paraId="224CFC1E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'HS002', 'Tom Hum Tuoi', TO_DATE('18/11/2023', 'DD/MM/YYYY'), 'L01', 'Alaska', 900, 1100, 'Kg');</w:t>
            </w:r>
          </w:p>
          <w:p w14:paraId="7E70CBC8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'HS003', '</w:t>
            </w:r>
            <w:proofErr w:type="spellStart"/>
            <w:r w:rsidRPr="004E050C">
              <w:rPr>
                <w:sz w:val="24"/>
                <w:szCs w:val="24"/>
              </w:rPr>
              <w:t>Muc</w:t>
            </w:r>
            <w:proofErr w:type="spellEnd"/>
            <w:r w:rsidRPr="004E050C">
              <w:rPr>
                <w:sz w:val="24"/>
                <w:szCs w:val="24"/>
              </w:rPr>
              <w:t xml:space="preserve"> Tuoi', TO_DATE('19/11/2023', 'DD/MM/YYYY'), 'L03', 'Japan', 250, 400, 'Kg');</w:t>
            </w:r>
          </w:p>
          <w:p w14:paraId="4846C366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 xml:space="preserve">'HS004', 'Cua Hoang De', </w:t>
            </w:r>
            <w:r w:rsidRPr="004E050C">
              <w:rPr>
                <w:sz w:val="24"/>
                <w:szCs w:val="24"/>
              </w:rPr>
              <w:lastRenderedPageBreak/>
              <w:t>TO_DATE('17/11/2023', 'DD/MM/YYYY'), 'L04', 'Viet Nam', 1200, 1500, 'Kg');</w:t>
            </w:r>
          </w:p>
          <w:p w14:paraId="5DC2F0C0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'HS005', 'Ca Ngu', TO_DATE('19/11/2023', 'DD/MM/YYYY'), 'L02', 'Vietnam', 150, 280, 'Kg');</w:t>
            </w:r>
          </w:p>
          <w:p w14:paraId="1A9AE7A5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'HS006', 'Tom Cang Xanh', TO_DATE('10/11/2023', 'DD/MM/YYYY'), 'L01', 'Viet Nam', 280, 420, 'Kg');</w:t>
            </w:r>
          </w:p>
          <w:p w14:paraId="43B55C04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'HS007', 'Ca Chep Trang', TO_DATE('5/11/2023', 'DD/MM/YYYY'), 'L02', 'Viet Nam', 20, 30, 'Kg');</w:t>
            </w:r>
          </w:p>
          <w:p w14:paraId="1F97CC56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'HS008', '</w:t>
            </w:r>
            <w:proofErr w:type="spellStart"/>
            <w:r w:rsidRPr="004E050C">
              <w:rPr>
                <w:sz w:val="24"/>
                <w:szCs w:val="24"/>
              </w:rPr>
              <w:t>Oc</w:t>
            </w:r>
            <w:proofErr w:type="spellEnd"/>
            <w:r w:rsidRPr="004E050C">
              <w:rPr>
                <w:sz w:val="24"/>
                <w:szCs w:val="24"/>
              </w:rPr>
              <w:t xml:space="preserve"> </w:t>
            </w:r>
            <w:proofErr w:type="spellStart"/>
            <w:r w:rsidRPr="004E050C">
              <w:rPr>
                <w:sz w:val="24"/>
                <w:szCs w:val="24"/>
              </w:rPr>
              <w:t>Buou</w:t>
            </w:r>
            <w:proofErr w:type="spellEnd"/>
            <w:r w:rsidRPr="004E050C">
              <w:rPr>
                <w:sz w:val="24"/>
                <w:szCs w:val="24"/>
              </w:rPr>
              <w:t>', TO_DATE('25/11/2023', 'DD/MM/YYYY'), 'L06', 'Vietnam', 45, 60, 'Kg');</w:t>
            </w:r>
          </w:p>
          <w:p w14:paraId="1D86D2A4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'HS009', '</w:t>
            </w:r>
            <w:proofErr w:type="spellStart"/>
            <w:r w:rsidRPr="004E050C">
              <w:rPr>
                <w:sz w:val="24"/>
                <w:szCs w:val="24"/>
              </w:rPr>
              <w:t>Ghe</w:t>
            </w:r>
            <w:proofErr w:type="spellEnd"/>
            <w:r w:rsidRPr="004E050C">
              <w:rPr>
                <w:sz w:val="24"/>
                <w:szCs w:val="24"/>
              </w:rPr>
              <w:t xml:space="preserve"> Xanh Tuoi', TO_DATE('26/11/2023', 'DD/MM/YYYY'), 'L07', 'Viet Nam', 180, 280, 'Kg');</w:t>
            </w:r>
          </w:p>
          <w:p w14:paraId="15622392" w14:textId="77777777" w:rsidR="00C9206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'HS010', 'Ngao song', TO_DATE('20/11/2023', 'DD/MM/YYYY'), 'L05', 'Viet Nam', 120, 200, 'Kg');</w:t>
            </w:r>
          </w:p>
          <w:p w14:paraId="031D7C67" w14:textId="77777777" w:rsidR="004E050C" w:rsidRPr="004E050C" w:rsidRDefault="004E050C" w:rsidP="004E050C">
            <w:pPr>
              <w:rPr>
                <w:sz w:val="24"/>
                <w:szCs w:val="24"/>
              </w:rPr>
            </w:pPr>
          </w:p>
          <w:p w14:paraId="1D3A35F0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'HS011', 'Ca Ngu Dai Duong', TO_DATE('11/11/2023', 'DD/MM/YYYY'), 'L02', 'Nhat Ban', 600, 750, 'Kg');</w:t>
            </w:r>
          </w:p>
          <w:p w14:paraId="5D340CB5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 xml:space="preserve">'HS012', 'Tom Hum </w:t>
            </w:r>
            <w:proofErr w:type="spellStart"/>
            <w:r w:rsidRPr="004E050C">
              <w:rPr>
                <w:sz w:val="24"/>
                <w:szCs w:val="24"/>
              </w:rPr>
              <w:t>Ngop</w:t>
            </w:r>
            <w:proofErr w:type="spellEnd"/>
            <w:r w:rsidRPr="004E050C">
              <w:rPr>
                <w:sz w:val="24"/>
                <w:szCs w:val="24"/>
              </w:rPr>
              <w:t>', TO_DATE('18/10/2023', 'DD/MM/YYYY'), 'L01', 'Alaska', 600, 750, 'Kg');</w:t>
            </w:r>
          </w:p>
          <w:p w14:paraId="30D86867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'HS013', '</w:t>
            </w:r>
            <w:proofErr w:type="spellStart"/>
            <w:r w:rsidRPr="004E050C">
              <w:rPr>
                <w:sz w:val="24"/>
                <w:szCs w:val="24"/>
              </w:rPr>
              <w:t>Muc</w:t>
            </w:r>
            <w:proofErr w:type="spellEnd"/>
            <w:r w:rsidRPr="004E050C">
              <w:rPr>
                <w:sz w:val="24"/>
                <w:szCs w:val="24"/>
              </w:rPr>
              <w:t xml:space="preserve"> Trung', TO_DATE('19/10/2023', 'DD/MM/YYYY'), 'L03', 'Phu Quoc', 260, 450, 'Kg');</w:t>
            </w:r>
          </w:p>
          <w:p w14:paraId="7929F96D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 xml:space="preserve">'HS014', 'Cua Bien Ca Mau </w:t>
            </w:r>
            <w:proofErr w:type="spellStart"/>
            <w:r w:rsidRPr="004E050C">
              <w:rPr>
                <w:sz w:val="24"/>
                <w:szCs w:val="24"/>
              </w:rPr>
              <w:t>tuoi</w:t>
            </w:r>
            <w:proofErr w:type="spellEnd"/>
            <w:r w:rsidRPr="004E050C">
              <w:rPr>
                <w:sz w:val="24"/>
                <w:szCs w:val="24"/>
              </w:rPr>
              <w:t>', TO_DATE('17/11/2023', 'DD/MM/YYYY'), 'L04', 'Ca Mau', 450, 650, 'Kg');</w:t>
            </w:r>
          </w:p>
          <w:p w14:paraId="5A52CBC6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 xml:space="preserve">'HS015', 'Ca Ro Phi', </w:t>
            </w:r>
            <w:r w:rsidRPr="004E050C">
              <w:rPr>
                <w:sz w:val="24"/>
                <w:szCs w:val="24"/>
              </w:rPr>
              <w:lastRenderedPageBreak/>
              <w:t>TO_DATE('23/10/2023', 'DD/MM/YYYY'), 'L02', 'Viet Nam', 60, 80, 'Kg');</w:t>
            </w:r>
          </w:p>
          <w:p w14:paraId="35604A77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'HS016', 'Tom Song', TO_DATE('09/10/2023', 'DD/MM/YYYY'), 'L01', 'Viet Nam', 220, 260, 'Kg');</w:t>
            </w:r>
          </w:p>
          <w:p w14:paraId="4A158169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'HS017', 'Ca Chep Trang', TO_DATE('5/12/2023', 'DD/MM/YYYY'), 'L02', 'Viet Nam', 25, 45, 'Kg');</w:t>
            </w:r>
          </w:p>
          <w:p w14:paraId="36126C3E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'HS018', 'So Huyet', TO_DATE('25/10/2023', 'DD/MM/YYYY'), 'L06', 'Vietnam', 250, 310, 'Kg');</w:t>
            </w:r>
          </w:p>
          <w:p w14:paraId="7BCF4ADB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'HS019', '</w:t>
            </w:r>
            <w:proofErr w:type="spellStart"/>
            <w:r w:rsidRPr="004E050C">
              <w:rPr>
                <w:sz w:val="24"/>
                <w:szCs w:val="24"/>
              </w:rPr>
              <w:t>Ghe</w:t>
            </w:r>
            <w:proofErr w:type="spellEnd"/>
            <w:r w:rsidRPr="004E050C">
              <w:rPr>
                <w:sz w:val="24"/>
                <w:szCs w:val="24"/>
              </w:rPr>
              <w:t xml:space="preserve"> Xanh </w:t>
            </w:r>
            <w:proofErr w:type="spellStart"/>
            <w:r w:rsidRPr="004E050C">
              <w:rPr>
                <w:sz w:val="24"/>
                <w:szCs w:val="24"/>
              </w:rPr>
              <w:t>Ngop</w:t>
            </w:r>
            <w:proofErr w:type="spellEnd"/>
            <w:r w:rsidRPr="004E050C">
              <w:rPr>
                <w:sz w:val="24"/>
                <w:szCs w:val="24"/>
              </w:rPr>
              <w:t>', TO_DATE('26/10/2023', 'DD/MM/YYYY'), 'L07', 'Viet Nam', 180, 280, 'Kg');</w:t>
            </w:r>
          </w:p>
          <w:p w14:paraId="269FCD48" w14:textId="77777777" w:rsid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'HS020', 'So Diep song', TO_DATE('25/11/2023', 'DD/MM/YYYY'), 'L08', 'Viet Nam', 120, 200, 'Kg')</w:t>
            </w:r>
            <w:r>
              <w:rPr>
                <w:sz w:val="24"/>
                <w:szCs w:val="24"/>
              </w:rPr>
              <w:t>;</w:t>
            </w:r>
          </w:p>
          <w:p w14:paraId="7347D829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'HS021', 'Tom Su', TO_DATE('17/12/2023', 'DD/MM/YYYY'), 'L01', 'Viet Nam', 400, 520, 'Kg');</w:t>
            </w:r>
          </w:p>
          <w:p w14:paraId="263C7F21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 xml:space="preserve">'HS022', 'Tom Su </w:t>
            </w:r>
            <w:proofErr w:type="spellStart"/>
            <w:r w:rsidRPr="004E050C">
              <w:rPr>
                <w:sz w:val="24"/>
                <w:szCs w:val="24"/>
              </w:rPr>
              <w:t>Ngop</w:t>
            </w:r>
            <w:proofErr w:type="spellEnd"/>
            <w:r w:rsidRPr="004E050C">
              <w:rPr>
                <w:sz w:val="24"/>
                <w:szCs w:val="24"/>
              </w:rPr>
              <w:t>', TO_DATE('23/11/2023', 'DD/MM/YYYY'), 'L01', 'Viet Nam', 200, 270, 'Kg');</w:t>
            </w:r>
          </w:p>
          <w:p w14:paraId="79E5CD8E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'HS023', '</w:t>
            </w:r>
            <w:proofErr w:type="spellStart"/>
            <w:r w:rsidRPr="004E050C">
              <w:rPr>
                <w:sz w:val="24"/>
                <w:szCs w:val="24"/>
              </w:rPr>
              <w:t>Muc</w:t>
            </w:r>
            <w:proofErr w:type="spellEnd"/>
            <w:r w:rsidRPr="004E050C">
              <w:rPr>
                <w:sz w:val="24"/>
                <w:szCs w:val="24"/>
              </w:rPr>
              <w:t xml:space="preserve"> Trung Size Nho', TO_DATE('09/11/2023', 'DD/MM/YYYY'), 'L03', 'Phu Quoc', 230, 350, 'Kg');</w:t>
            </w:r>
          </w:p>
          <w:p w14:paraId="000BC61D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 xml:space="preserve">'HS024', 'Cua Bien Ca Mau </w:t>
            </w:r>
            <w:proofErr w:type="spellStart"/>
            <w:r w:rsidRPr="004E050C">
              <w:rPr>
                <w:sz w:val="24"/>
                <w:szCs w:val="24"/>
              </w:rPr>
              <w:t>Ngop</w:t>
            </w:r>
            <w:proofErr w:type="spellEnd"/>
            <w:r w:rsidRPr="004E050C">
              <w:rPr>
                <w:sz w:val="24"/>
                <w:szCs w:val="24"/>
              </w:rPr>
              <w:t>', TO_DATE('13/12/2023', 'DD/MM/YYYY'), 'L04', 'Ca Mau', 330, 460, 'Kg');</w:t>
            </w:r>
          </w:p>
          <w:p w14:paraId="5EBBEE05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'HS025', 'Vem Xanh', TO_DATE('06/12/2023', 'DD/MM/YYYY'), 'L10', 'Viet Nam', 230, 270, 'Kg');</w:t>
            </w:r>
          </w:p>
          <w:p w14:paraId="6AA72B74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'HS026', '</w:t>
            </w:r>
            <w:proofErr w:type="spellStart"/>
            <w:r w:rsidRPr="004E050C">
              <w:rPr>
                <w:sz w:val="24"/>
                <w:szCs w:val="24"/>
              </w:rPr>
              <w:t>Ghe</w:t>
            </w:r>
            <w:proofErr w:type="spellEnd"/>
            <w:r w:rsidRPr="004E050C">
              <w:rPr>
                <w:sz w:val="24"/>
                <w:szCs w:val="24"/>
              </w:rPr>
              <w:t xml:space="preserve"> Cang Xanh', TO_DATE('20/12/2023', 'DD/MM/YYYY'), 'L07', 'Viet Nam', 280, 400, 'Kg');</w:t>
            </w:r>
          </w:p>
          <w:p w14:paraId="2A3AEF5D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lastRenderedPageBreak/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'HS027', 'Ca Dieu Hong', TO_DATE('05/12/2023', 'DD/MM/YYYY'), 'L02', 'Viet Nam', 20, 30, 'Kg');</w:t>
            </w:r>
          </w:p>
          <w:p w14:paraId="31FD7DAE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'HS028', '</w:t>
            </w:r>
            <w:proofErr w:type="spellStart"/>
            <w:r w:rsidRPr="004E050C">
              <w:rPr>
                <w:sz w:val="24"/>
                <w:szCs w:val="24"/>
              </w:rPr>
              <w:t>Oc</w:t>
            </w:r>
            <w:proofErr w:type="spellEnd"/>
            <w:r w:rsidRPr="004E050C">
              <w:rPr>
                <w:sz w:val="24"/>
                <w:szCs w:val="24"/>
              </w:rPr>
              <w:t xml:space="preserve"> </w:t>
            </w:r>
            <w:proofErr w:type="spellStart"/>
            <w:r w:rsidRPr="004E050C">
              <w:rPr>
                <w:sz w:val="24"/>
                <w:szCs w:val="24"/>
              </w:rPr>
              <w:t>Buou</w:t>
            </w:r>
            <w:proofErr w:type="spellEnd"/>
            <w:r w:rsidRPr="004E050C">
              <w:rPr>
                <w:sz w:val="24"/>
                <w:szCs w:val="24"/>
              </w:rPr>
              <w:t xml:space="preserve"> Vang', TO_DATE('25/11/2023', 'DD/MM/YYYY'), 'L06', 'Viet Nam', 40, 55, 'Kg');</w:t>
            </w:r>
          </w:p>
          <w:p w14:paraId="64CB4D35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'HS029', '</w:t>
            </w:r>
            <w:proofErr w:type="spellStart"/>
            <w:r w:rsidRPr="004E050C">
              <w:rPr>
                <w:sz w:val="24"/>
                <w:szCs w:val="24"/>
              </w:rPr>
              <w:t>Ghe</w:t>
            </w:r>
            <w:proofErr w:type="spellEnd"/>
            <w:r w:rsidRPr="004E050C">
              <w:rPr>
                <w:sz w:val="24"/>
                <w:szCs w:val="24"/>
              </w:rPr>
              <w:t xml:space="preserve"> Xanh To', TO_DATE('11/12/2023', 'DD/MM/YYYY'), 'L07', 'Trung Quoc', 260, 380, 'Kg');</w:t>
            </w:r>
          </w:p>
          <w:p w14:paraId="73817190" w14:textId="665DD1A7" w:rsidR="004E050C" w:rsidRPr="00BB6F26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ch2.HAISAN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'HS030', 'Sao Bien', TO_DATE('20/09/2023', 'DD/MM/YYYY'), 'L09', 'Phu Quoc', 120, 200, 'Kg');</w:t>
            </w:r>
          </w:p>
        </w:tc>
      </w:tr>
      <w:tr w:rsidR="00C9206C" w:rsidRPr="00BB6F26" w14:paraId="393F71F0" w14:textId="77777777" w:rsidTr="00C9206C">
        <w:tc>
          <w:tcPr>
            <w:tcW w:w="4675" w:type="dxa"/>
          </w:tcPr>
          <w:p w14:paraId="79AD6B23" w14:textId="74A625CD" w:rsidR="00006B64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lastRenderedPageBreak/>
              <w:t>--</w:t>
            </w:r>
            <w:r w:rsidR="00006B64">
              <w:rPr>
                <w:sz w:val="24"/>
                <w:szCs w:val="24"/>
              </w:rPr>
              <w:t xml:space="preserve"> </w:t>
            </w:r>
            <w:proofErr w:type="spellStart"/>
            <w:r w:rsidR="00006B64">
              <w:rPr>
                <w:sz w:val="24"/>
                <w:szCs w:val="24"/>
              </w:rPr>
              <w:t>Bảng</w:t>
            </w:r>
            <w:proofErr w:type="spellEnd"/>
            <w:r w:rsidR="00006B64">
              <w:rPr>
                <w:sz w:val="24"/>
                <w:szCs w:val="24"/>
              </w:rPr>
              <w:t xml:space="preserve"> </w:t>
            </w:r>
            <w:r w:rsidRPr="00BB6F26">
              <w:rPr>
                <w:sz w:val="24"/>
                <w:szCs w:val="24"/>
              </w:rPr>
              <w:t>Loai</w:t>
            </w:r>
          </w:p>
          <w:p w14:paraId="01C7CC64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'L01', 'Tom');</w:t>
            </w:r>
          </w:p>
          <w:p w14:paraId="68F8D05F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'L02', 'Ca');</w:t>
            </w:r>
          </w:p>
          <w:p w14:paraId="2C5EC79F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'L03', '</w:t>
            </w:r>
            <w:proofErr w:type="spellStart"/>
            <w:r w:rsidRPr="00BB6F26">
              <w:rPr>
                <w:sz w:val="24"/>
                <w:szCs w:val="24"/>
              </w:rPr>
              <w:t>Muc</w:t>
            </w:r>
            <w:proofErr w:type="spellEnd"/>
            <w:r w:rsidRPr="00BB6F26">
              <w:rPr>
                <w:sz w:val="24"/>
                <w:szCs w:val="24"/>
              </w:rPr>
              <w:t>');</w:t>
            </w:r>
          </w:p>
          <w:p w14:paraId="4B1CF9F3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'L04', 'Cua');</w:t>
            </w:r>
          </w:p>
          <w:p w14:paraId="31ADBB4A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'L05', '</w:t>
            </w:r>
            <w:proofErr w:type="spellStart"/>
            <w:r w:rsidRPr="00BB6F26">
              <w:rPr>
                <w:sz w:val="24"/>
                <w:szCs w:val="24"/>
              </w:rPr>
              <w:t>Ngheu</w:t>
            </w:r>
            <w:proofErr w:type="spellEnd"/>
            <w:r w:rsidRPr="00BB6F26">
              <w:rPr>
                <w:sz w:val="24"/>
                <w:szCs w:val="24"/>
              </w:rPr>
              <w:t>');</w:t>
            </w:r>
          </w:p>
          <w:p w14:paraId="70F6E1D1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'L06', '</w:t>
            </w:r>
            <w:proofErr w:type="spellStart"/>
            <w:r w:rsidRPr="00BB6F26">
              <w:rPr>
                <w:sz w:val="24"/>
                <w:szCs w:val="24"/>
              </w:rPr>
              <w:t>Oc</w:t>
            </w:r>
            <w:proofErr w:type="spellEnd"/>
            <w:r w:rsidRPr="00BB6F26">
              <w:rPr>
                <w:sz w:val="24"/>
                <w:szCs w:val="24"/>
              </w:rPr>
              <w:t>');</w:t>
            </w:r>
          </w:p>
          <w:p w14:paraId="4A420A42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'L07', '</w:t>
            </w:r>
            <w:proofErr w:type="spellStart"/>
            <w:r w:rsidRPr="00BB6F26">
              <w:rPr>
                <w:sz w:val="24"/>
                <w:szCs w:val="24"/>
              </w:rPr>
              <w:t>Ghe</w:t>
            </w:r>
            <w:proofErr w:type="spellEnd"/>
            <w:r w:rsidRPr="00BB6F26">
              <w:rPr>
                <w:sz w:val="24"/>
                <w:szCs w:val="24"/>
              </w:rPr>
              <w:t>');</w:t>
            </w:r>
          </w:p>
          <w:p w14:paraId="62905F37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'L08', 'So');</w:t>
            </w:r>
          </w:p>
          <w:p w14:paraId="57A1A7A2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'L09', 'Sao');</w:t>
            </w:r>
          </w:p>
          <w:p w14:paraId="6FA8C5D8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'L10', 'Vem');</w:t>
            </w:r>
          </w:p>
          <w:p w14:paraId="28FC1399" w14:textId="38BAE110" w:rsidR="00C9206C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 xml:space="preserve">INSERT INTO ch1.LOAI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'L11', 'Khac');</w:t>
            </w:r>
          </w:p>
        </w:tc>
        <w:tc>
          <w:tcPr>
            <w:tcW w:w="4675" w:type="dxa"/>
          </w:tcPr>
          <w:p w14:paraId="7ABD0D53" w14:textId="7B14485E" w:rsidR="00006B64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>--</w:t>
            </w:r>
            <w:r w:rsidR="00006B64">
              <w:rPr>
                <w:sz w:val="24"/>
                <w:szCs w:val="24"/>
              </w:rPr>
              <w:t xml:space="preserve"> </w:t>
            </w:r>
            <w:proofErr w:type="spellStart"/>
            <w:r w:rsidR="00006B64">
              <w:rPr>
                <w:sz w:val="24"/>
                <w:szCs w:val="24"/>
              </w:rPr>
              <w:t>Bảng</w:t>
            </w:r>
            <w:proofErr w:type="spellEnd"/>
            <w:r w:rsidR="00006B64">
              <w:rPr>
                <w:sz w:val="24"/>
                <w:szCs w:val="24"/>
              </w:rPr>
              <w:t xml:space="preserve"> </w:t>
            </w:r>
            <w:r w:rsidRPr="004E050C">
              <w:rPr>
                <w:sz w:val="24"/>
                <w:szCs w:val="24"/>
              </w:rPr>
              <w:t>Loai</w:t>
            </w:r>
          </w:p>
          <w:p w14:paraId="456E837D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'L01', 'Tom');</w:t>
            </w:r>
          </w:p>
          <w:p w14:paraId="3BB724D5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'L02', 'Ca');</w:t>
            </w:r>
          </w:p>
          <w:p w14:paraId="7C0CD1B9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'L03', '</w:t>
            </w:r>
            <w:proofErr w:type="spellStart"/>
            <w:r w:rsidRPr="004E050C">
              <w:rPr>
                <w:sz w:val="24"/>
                <w:szCs w:val="24"/>
              </w:rPr>
              <w:t>Muc</w:t>
            </w:r>
            <w:proofErr w:type="spellEnd"/>
            <w:r w:rsidRPr="004E050C">
              <w:rPr>
                <w:sz w:val="24"/>
                <w:szCs w:val="24"/>
              </w:rPr>
              <w:t>');</w:t>
            </w:r>
          </w:p>
          <w:p w14:paraId="12D697F4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'L04', 'Cua');</w:t>
            </w:r>
          </w:p>
          <w:p w14:paraId="4D9014ED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'L05', '</w:t>
            </w:r>
            <w:proofErr w:type="spellStart"/>
            <w:r w:rsidRPr="004E050C">
              <w:rPr>
                <w:sz w:val="24"/>
                <w:szCs w:val="24"/>
              </w:rPr>
              <w:t>Ngheu</w:t>
            </w:r>
            <w:proofErr w:type="spellEnd"/>
            <w:r w:rsidRPr="004E050C">
              <w:rPr>
                <w:sz w:val="24"/>
                <w:szCs w:val="24"/>
              </w:rPr>
              <w:t>');</w:t>
            </w:r>
          </w:p>
          <w:p w14:paraId="2B7FA529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'L06', '</w:t>
            </w:r>
            <w:proofErr w:type="spellStart"/>
            <w:r w:rsidRPr="004E050C">
              <w:rPr>
                <w:sz w:val="24"/>
                <w:szCs w:val="24"/>
              </w:rPr>
              <w:t>Oc</w:t>
            </w:r>
            <w:proofErr w:type="spellEnd"/>
            <w:r w:rsidRPr="004E050C">
              <w:rPr>
                <w:sz w:val="24"/>
                <w:szCs w:val="24"/>
              </w:rPr>
              <w:t>');</w:t>
            </w:r>
          </w:p>
          <w:p w14:paraId="5AEFE04C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'L07', '</w:t>
            </w:r>
            <w:proofErr w:type="spellStart"/>
            <w:r w:rsidRPr="004E050C">
              <w:rPr>
                <w:sz w:val="24"/>
                <w:szCs w:val="24"/>
              </w:rPr>
              <w:t>Ghe</w:t>
            </w:r>
            <w:proofErr w:type="spellEnd"/>
            <w:r w:rsidRPr="004E050C">
              <w:rPr>
                <w:sz w:val="24"/>
                <w:szCs w:val="24"/>
              </w:rPr>
              <w:t>');</w:t>
            </w:r>
          </w:p>
          <w:p w14:paraId="3F7CAB9C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'L08', 'So');</w:t>
            </w:r>
          </w:p>
          <w:p w14:paraId="2CD05E02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'L09', 'Sao');</w:t>
            </w:r>
          </w:p>
          <w:p w14:paraId="50B34080" w14:textId="77777777" w:rsidR="004E050C" w:rsidRPr="004E050C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'L10', 'Vem');</w:t>
            </w:r>
          </w:p>
          <w:p w14:paraId="69889EC2" w14:textId="07BE5D2C" w:rsidR="00C9206C" w:rsidRPr="00BB6F26" w:rsidRDefault="004E050C" w:rsidP="004E050C">
            <w:pPr>
              <w:rPr>
                <w:sz w:val="24"/>
                <w:szCs w:val="24"/>
              </w:rPr>
            </w:pPr>
            <w:r w:rsidRPr="004E050C">
              <w:rPr>
                <w:sz w:val="24"/>
                <w:szCs w:val="24"/>
              </w:rPr>
              <w:t xml:space="preserve">INSERT INTO ch2.LOAI </w:t>
            </w:r>
            <w:proofErr w:type="gramStart"/>
            <w:r w:rsidRPr="004E050C">
              <w:rPr>
                <w:sz w:val="24"/>
                <w:szCs w:val="24"/>
              </w:rPr>
              <w:t>VALUES(</w:t>
            </w:r>
            <w:proofErr w:type="gramEnd"/>
            <w:r w:rsidRPr="004E050C">
              <w:rPr>
                <w:sz w:val="24"/>
                <w:szCs w:val="24"/>
              </w:rPr>
              <w:t>'L11', 'Khac');</w:t>
            </w:r>
          </w:p>
        </w:tc>
      </w:tr>
      <w:tr w:rsidR="00C9206C" w:rsidRPr="00BB6F26" w14:paraId="014854C1" w14:textId="77777777" w:rsidTr="00C9206C">
        <w:tc>
          <w:tcPr>
            <w:tcW w:w="4675" w:type="dxa"/>
          </w:tcPr>
          <w:p w14:paraId="3AE58A77" w14:textId="06C41CC9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--</w:t>
            </w:r>
            <w:r w:rsidR="00006B64">
              <w:rPr>
                <w:sz w:val="24"/>
                <w:szCs w:val="24"/>
              </w:rPr>
              <w:t xml:space="preserve"> </w:t>
            </w:r>
            <w:proofErr w:type="spellStart"/>
            <w:r w:rsidR="00006B64">
              <w:rPr>
                <w:sz w:val="24"/>
                <w:szCs w:val="24"/>
              </w:rPr>
              <w:t>Bảng</w:t>
            </w:r>
            <w:proofErr w:type="spellEnd"/>
            <w:r w:rsidRPr="00BB6F26">
              <w:rPr>
                <w:sz w:val="24"/>
                <w:szCs w:val="24"/>
              </w:rPr>
              <w:t xml:space="preserve"> NHANVIEN</w:t>
            </w:r>
          </w:p>
          <w:p w14:paraId="12FDD14C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'Luu Vinh Phat', 'Quan 2, HCM', '0764484234', 15000000, 'CH001');</w:t>
            </w:r>
          </w:p>
          <w:p w14:paraId="2E5310D3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'Do </w:t>
            </w:r>
            <w:r w:rsidRPr="00BB6F26">
              <w:rPr>
                <w:sz w:val="24"/>
                <w:szCs w:val="24"/>
              </w:rPr>
              <w:lastRenderedPageBreak/>
              <w:t>Huynh My Tam', 'Quan 3, HCM', '0964484234', 15000000, 'CH001');</w:t>
            </w:r>
          </w:p>
          <w:p w14:paraId="43B93BAE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Minh Duy', 'Quan 4, HCM', '0934484234', 15000000, 'CH001');</w:t>
            </w:r>
          </w:p>
          <w:p w14:paraId="34335190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'Tran Van The', 'Quan 5, HCM', '0864484234', 12000000, 'CH001');</w:t>
            </w:r>
          </w:p>
          <w:p w14:paraId="2FCCC280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A', 'Quan 6, HCM', '0864484333', 12000000, 'CH001');</w:t>
            </w:r>
          </w:p>
          <w:p w14:paraId="5D4E8363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B', 'Quan 7, HCM', '0454484335', 5000000, 'CH001');</w:t>
            </w:r>
          </w:p>
          <w:p w14:paraId="28135378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C', 'Quan 8, HCM', '0764484555', 6000000, 'CH001');</w:t>
            </w:r>
          </w:p>
          <w:p w14:paraId="0875E8A8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D', 'Quan 9, HCM', '0894484666', 7000000, 'CH001');</w:t>
            </w:r>
          </w:p>
          <w:p w14:paraId="2E6B2224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E', 'Quan 10, HCM', '0324484666', 8000000, 'CH001');</w:t>
            </w:r>
          </w:p>
          <w:p w14:paraId="5F097FE4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F', 'Quan 11, HCM', '0724484667', 9000000, 'CH001');</w:t>
            </w:r>
          </w:p>
          <w:p w14:paraId="0A7C2C3E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G', 'Quan 12, HCM', '0724484669', 9500000, 'CH001');</w:t>
            </w:r>
          </w:p>
          <w:p w14:paraId="58B9F4E7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H', 'Quan 8, HCM', '0324484789', 9500000, 'CH001');</w:t>
            </w:r>
          </w:p>
          <w:p w14:paraId="70F52C77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I', 'Quan 10, HCM', '0924484345', 9500000, 'CH001');</w:t>
            </w:r>
          </w:p>
          <w:p w14:paraId="08B7B650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lastRenderedPageBreak/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J', 'Quan 12, HCM', '0924484452', 8500000, 'CH001');</w:t>
            </w:r>
          </w:p>
          <w:p w14:paraId="5202C885" w14:textId="0AD9CFE4" w:rsidR="00C9206C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ch1.NHANVIEN (</w:t>
            </w:r>
            <w:proofErr w:type="spellStart"/>
            <w:r w:rsidRPr="00BB6F26">
              <w:rPr>
                <w:sz w:val="24"/>
                <w:szCs w:val="24"/>
              </w:rPr>
              <w:t>TenNV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SoDT, Luong, </w:t>
            </w:r>
            <w:proofErr w:type="spellStart"/>
            <w:r w:rsidRPr="00BB6F26">
              <w:rPr>
                <w:sz w:val="24"/>
                <w:szCs w:val="24"/>
              </w:rPr>
              <w:t>MaCH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K', 'Quan Thu Duc, HCM', '0932484111', 8500000, 'CH001');</w:t>
            </w:r>
          </w:p>
        </w:tc>
        <w:tc>
          <w:tcPr>
            <w:tcW w:w="4675" w:type="dxa"/>
          </w:tcPr>
          <w:p w14:paraId="6BA00849" w14:textId="3AA7053F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>--</w:t>
            </w:r>
            <w:r w:rsidR="00006B64">
              <w:rPr>
                <w:sz w:val="24"/>
                <w:szCs w:val="24"/>
              </w:rPr>
              <w:t xml:space="preserve"> </w:t>
            </w:r>
            <w:proofErr w:type="spellStart"/>
            <w:r w:rsidR="00006B64">
              <w:rPr>
                <w:sz w:val="24"/>
                <w:szCs w:val="24"/>
              </w:rPr>
              <w:t>Bảng</w:t>
            </w:r>
            <w:proofErr w:type="spellEnd"/>
            <w:r w:rsidRPr="00B3504D">
              <w:rPr>
                <w:sz w:val="24"/>
                <w:szCs w:val="24"/>
              </w:rPr>
              <w:t xml:space="preserve"> NHANVIEN</w:t>
            </w:r>
          </w:p>
          <w:p w14:paraId="756AC7C9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Van L', 'Quan Thu Duc, HCM', '0932484666', 8500000, 'CH002');</w:t>
            </w:r>
          </w:p>
          <w:p w14:paraId="1C7F602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lastRenderedPageBreak/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Van M', 'Quan 5, HCM', '0324484666', 7500000, 'CH002');</w:t>
            </w:r>
          </w:p>
          <w:p w14:paraId="5D99AFC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Van N', 'Quan 4, HCM', '0324484666', 7500000, 'CH002');</w:t>
            </w:r>
          </w:p>
          <w:p w14:paraId="6BF97B2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Ngoc Yen', 'Dong Nai', '0324484666', 7500000, 'CH002');</w:t>
            </w:r>
          </w:p>
          <w:p w14:paraId="5CF6456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'Nguyen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Thu Ha', 'Binh Duong', '0324484666', 7500000, 'CH002');</w:t>
            </w:r>
          </w:p>
          <w:p w14:paraId="6ED28B10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'Vo Van Dao', 'Quan 1, HCM', '0324484666', 7500000, 'CH002');</w:t>
            </w:r>
          </w:p>
          <w:p w14:paraId="1E2DD98E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'Tran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Hoc </w:t>
            </w:r>
            <w:proofErr w:type="spellStart"/>
            <w:r w:rsidRPr="00B3504D">
              <w:rPr>
                <w:sz w:val="24"/>
                <w:szCs w:val="24"/>
              </w:rPr>
              <w:t>Gioi</w:t>
            </w:r>
            <w:proofErr w:type="spellEnd"/>
            <w:r w:rsidRPr="00B3504D">
              <w:rPr>
                <w:sz w:val="24"/>
                <w:szCs w:val="24"/>
              </w:rPr>
              <w:t>', 'Quan 2, HCM', '0788662220', 7500000, 'CH002');</w:t>
            </w:r>
          </w:p>
          <w:p w14:paraId="5FFFD00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'Co Be </w:t>
            </w:r>
            <w:proofErr w:type="spellStart"/>
            <w:r w:rsidRPr="00B3504D">
              <w:rPr>
                <w:sz w:val="24"/>
                <w:szCs w:val="24"/>
              </w:rPr>
              <w:t>Vui</w:t>
            </w:r>
            <w:proofErr w:type="spellEnd"/>
            <w:r w:rsidRPr="00B3504D">
              <w:rPr>
                <w:sz w:val="24"/>
                <w:szCs w:val="24"/>
              </w:rPr>
              <w:t xml:space="preserve"> Tinh', 'Quan 6, HCM', '0788662221', 7600000, 'CH002');</w:t>
            </w:r>
          </w:p>
          <w:p w14:paraId="73DDC77B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'Cau Be U Buon', 'Quan 9, HCM', '0788662222', 6600000, 'CH002');</w:t>
            </w:r>
          </w:p>
          <w:p w14:paraId="1E3AB970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'Trum Bom Hang', 'Quan 9, HCM', '0788662223', 6600000, 'CH002');</w:t>
            </w:r>
          </w:p>
          <w:p w14:paraId="4DE8CBFD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'Trum An Hai San', 'Quan 10, HCM', '0788662223', 6600000, 'CH002');</w:t>
            </w:r>
          </w:p>
          <w:p w14:paraId="76E67BA1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'Dai Ca', 'Quan 9, HCM', '0788662224', 6600000, 'CH002');</w:t>
            </w:r>
          </w:p>
          <w:p w14:paraId="0321BDB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'Thanh An Hai San', 'Vinh Long', '0788662225', 9000000, 'CH002');</w:t>
            </w:r>
          </w:p>
          <w:p w14:paraId="4077AA1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'Anh Thanh Nien', 'Ha Noi', '0788662227', 6200000, 'CH002');</w:t>
            </w:r>
          </w:p>
          <w:p w14:paraId="49C4E5F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'Son Tung MTP', 'Thai Binh', '0788662229', 16600000, 'CH002');</w:t>
            </w:r>
          </w:p>
          <w:p w14:paraId="21B6E24A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'Toc Tien', 'HCM', '0788662230', 14500000, 'CH002');</w:t>
            </w:r>
          </w:p>
          <w:p w14:paraId="4FD38955" w14:textId="0013F526" w:rsidR="00C9206C" w:rsidRPr="00BB6F26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ch2.NHANVIEN (</w:t>
            </w:r>
            <w:proofErr w:type="spellStart"/>
            <w:r w:rsidRPr="00B3504D">
              <w:rPr>
                <w:sz w:val="24"/>
                <w:szCs w:val="24"/>
              </w:rPr>
              <w:t>TenNV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SoDT, Luong, </w:t>
            </w:r>
            <w:proofErr w:type="spellStart"/>
            <w:r w:rsidRPr="00B3504D">
              <w:rPr>
                <w:sz w:val="24"/>
                <w:szCs w:val="24"/>
              </w:rPr>
              <w:t>MaCH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'Nhan Vien </w:t>
            </w:r>
            <w:proofErr w:type="spellStart"/>
            <w:r w:rsidRPr="00B3504D">
              <w:rPr>
                <w:sz w:val="24"/>
                <w:szCs w:val="24"/>
              </w:rPr>
              <w:t>Uu</w:t>
            </w:r>
            <w:proofErr w:type="spellEnd"/>
            <w:r w:rsidRPr="00B3504D">
              <w:rPr>
                <w:sz w:val="24"/>
                <w:szCs w:val="24"/>
              </w:rPr>
              <w:t xml:space="preserve"> Tu', 'Binh Duong', '0788662231', 10000000, 'CH002');</w:t>
            </w:r>
          </w:p>
        </w:tc>
      </w:tr>
      <w:tr w:rsidR="00C9206C" w:rsidRPr="00BB6F26" w14:paraId="6A2DAECC" w14:textId="77777777" w:rsidTr="00C9206C">
        <w:tc>
          <w:tcPr>
            <w:tcW w:w="4675" w:type="dxa"/>
          </w:tcPr>
          <w:p w14:paraId="16C71D62" w14:textId="33D5277C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lastRenderedPageBreak/>
              <w:t>--</w:t>
            </w:r>
            <w:r w:rsidR="00006B64">
              <w:rPr>
                <w:sz w:val="24"/>
                <w:szCs w:val="24"/>
              </w:rPr>
              <w:t xml:space="preserve"> </w:t>
            </w:r>
            <w:proofErr w:type="spellStart"/>
            <w:r w:rsidR="00006B64">
              <w:rPr>
                <w:sz w:val="24"/>
                <w:szCs w:val="24"/>
              </w:rPr>
              <w:t>Bảng</w:t>
            </w:r>
            <w:proofErr w:type="spellEnd"/>
            <w:r w:rsidRPr="00BB6F26">
              <w:rPr>
                <w:sz w:val="24"/>
                <w:szCs w:val="24"/>
              </w:rPr>
              <w:t xml:space="preserve"> KHACHHANG </w:t>
            </w:r>
          </w:p>
          <w:p w14:paraId="6FBEEDD6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Tan Phat', TO_DATE('18/11/2002', 'DD/MM/YYYY'), 'Nam', 'Quan 2, HCM', '0123456781',TO_DATE('19/11/2023', 'DD/MM/YYYY'));</w:t>
            </w:r>
          </w:p>
          <w:p w14:paraId="0AB719E7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'Le Duc Anh', TO_DATE('19/01/2002', 'DD/MM/YYYY'), 'Nam', 'Quan 3, HCM', '0123456789',TO_DATE('19/12/2023', 'DD/MM/YYYY'));</w:t>
            </w:r>
          </w:p>
          <w:p w14:paraId="2D69650C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Phuc Hau', TO_DATE('19/01/2002', 'DD/MM/YYYY'), 'Nam', 'Quan 4, HCM', '0123456789',TO_DATE('18/12/2023', 'DD/MM/YYYY'));</w:t>
            </w:r>
          </w:p>
          <w:p w14:paraId="3F5644B1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'Tu Ngoc Yen', TO_DATE('05/05/2002', 'DD/MM/YYYY'), 'Nu', 'Quan 5, HCM', '0123456788',TO_DATE('18/12/2023', 'DD/MM/YYYY'));</w:t>
            </w:r>
          </w:p>
          <w:p w14:paraId="6B961124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lastRenderedPageBreak/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'Huynh </w:t>
            </w:r>
            <w:proofErr w:type="spellStart"/>
            <w:r w:rsidRPr="00BB6F26">
              <w:rPr>
                <w:sz w:val="24"/>
                <w:szCs w:val="24"/>
              </w:rPr>
              <w:t>Thi</w:t>
            </w:r>
            <w:proofErr w:type="spellEnd"/>
            <w:r w:rsidRPr="00BB6F26">
              <w:rPr>
                <w:sz w:val="24"/>
                <w:szCs w:val="24"/>
              </w:rPr>
              <w:t xml:space="preserve"> Nhu', TO_DATE('18/03/2002', 'DD/MM/YYYY'), 'Nu', 'Quan 6, HCM', '0123456787',TO_DATE('06/11/2023', 'DD/MM/YYYY'));</w:t>
            </w:r>
          </w:p>
          <w:p w14:paraId="771C7FEC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'Bui </w:t>
            </w:r>
            <w:proofErr w:type="spellStart"/>
            <w:r w:rsidRPr="00BB6F26">
              <w:rPr>
                <w:sz w:val="24"/>
                <w:szCs w:val="24"/>
              </w:rPr>
              <w:t>Thi</w:t>
            </w:r>
            <w:proofErr w:type="spellEnd"/>
            <w:r w:rsidRPr="00BB6F26">
              <w:rPr>
                <w:sz w:val="24"/>
                <w:szCs w:val="24"/>
              </w:rPr>
              <w:t xml:space="preserve"> Thanh', TO_DATE('08/08/2002', 'DD/MM/YYYY'), 'Nu', 'Quan 7, HCM', '0123456786',TO_DATE('07/12/2023', 'DD/MM/YYYY'));</w:t>
            </w:r>
          </w:p>
          <w:p w14:paraId="1B6465AA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Thanh Nhi', TO_DATE('07/11/2001', 'DD/MM/YYYY'), 'Nu', 'Quan 8, HCM', '0123456785',TO_DATE('18/11/2023', 'DD/MM/YYYY'));</w:t>
            </w:r>
          </w:p>
          <w:p w14:paraId="759CF802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'Nguyen </w:t>
            </w:r>
            <w:proofErr w:type="spellStart"/>
            <w:r w:rsidRPr="00BB6F26">
              <w:rPr>
                <w:sz w:val="24"/>
                <w:szCs w:val="24"/>
              </w:rPr>
              <w:t>Thi</w:t>
            </w:r>
            <w:proofErr w:type="spellEnd"/>
            <w:r w:rsidRPr="00BB6F26">
              <w:rPr>
                <w:sz w:val="24"/>
                <w:szCs w:val="24"/>
              </w:rPr>
              <w:t xml:space="preserve"> Thuy Tien', TO_DATE('18/11/2003', 'DD/MM/YYYY'), 'Nu', 'Quan 9, HCM', '0123456784',TO_DATE('25/11/2023', 'DD/MM/YYYY'));</w:t>
            </w:r>
          </w:p>
          <w:p w14:paraId="21E348FC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'Le Ngoc Thao', TO_DATE('18/02/2000', 'DD/MM/YYYY'), 'Nu', 'Quan 10, HCM', '0123456783',TO_DATE('18/11/2023', 'DD/MM/YYYY'));</w:t>
            </w:r>
          </w:p>
          <w:p w14:paraId="2773A086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'Trum Bom Hang', TO_DATE('18/09/1999', 'DD/MM/YYYY'), 'Nam', 'Quan 11, HCM', '0123456782',TO_DATE('20/10/2023', 'DD/MM/YYYY'));</w:t>
            </w:r>
          </w:p>
          <w:p w14:paraId="19E1F845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'Vua Hai San', TO_DATE('11/11/1999', 'DD/MM/YYYY'), </w:t>
            </w:r>
            <w:r w:rsidRPr="00BB6F26">
              <w:rPr>
                <w:sz w:val="24"/>
                <w:szCs w:val="24"/>
              </w:rPr>
              <w:lastRenderedPageBreak/>
              <w:t>'Nam', 'Quan 12, HCM', '0123456789' ,TO_DATE('18/12/2023', 'DD/MM/YYYY'));</w:t>
            </w:r>
          </w:p>
          <w:p w14:paraId="0CFE1C67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'Le </w:t>
            </w:r>
            <w:proofErr w:type="spellStart"/>
            <w:r w:rsidRPr="00BB6F26">
              <w:rPr>
                <w:sz w:val="24"/>
                <w:szCs w:val="24"/>
              </w:rPr>
              <w:t>Thi</w:t>
            </w:r>
            <w:proofErr w:type="spellEnd"/>
            <w:r w:rsidRPr="00BB6F26">
              <w:rPr>
                <w:sz w:val="24"/>
                <w:szCs w:val="24"/>
              </w:rPr>
              <w:t xml:space="preserve"> Ngoc Hao', TO_DATE('19/07/1999', 'DD/MM/YYYY'), 'Nu', 'Quan 1, HCM', '0123456799',TO_DATE('19/12/2023', 'DD/MM/YYYY'));</w:t>
            </w:r>
          </w:p>
          <w:p w14:paraId="0B944AC7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'Le Ngoc Thu Thao', TO_DATE('12/08/1996', 'DD/MM/YYYY'), 'Nu', 'Quan 2, HCM', '0123456798',TO_DATE('14/12/2023', 'DD/MM/YYYY'));</w:t>
            </w:r>
          </w:p>
          <w:p w14:paraId="53055FFA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Tan Thanh', TO_DATE('19/10/1996', 'DD/MM/YYYY'), 'Nam', 'Quan 3, HCM', '0123456797',TO_DATE('10/10/2023', 'DD/MM/YYYY'));</w:t>
            </w:r>
          </w:p>
          <w:p w14:paraId="103FCFB1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Van Anh', TO_DATE('19/06/1996', 'DD/MM/YYYY'), 'Nam', 'Quan 4, HCM', '0123456796',TO_DATE('10/10/2023', 'DD/MM/YYYY'));</w:t>
            </w:r>
          </w:p>
          <w:p w14:paraId="7B0F72EB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'Nguyen </w:t>
            </w:r>
            <w:proofErr w:type="spellStart"/>
            <w:r w:rsidRPr="00BB6F26">
              <w:rPr>
                <w:sz w:val="24"/>
                <w:szCs w:val="24"/>
              </w:rPr>
              <w:t>Thi</w:t>
            </w:r>
            <w:proofErr w:type="spellEnd"/>
            <w:r w:rsidRPr="00BB6F26">
              <w:rPr>
                <w:sz w:val="24"/>
                <w:szCs w:val="24"/>
              </w:rPr>
              <w:t xml:space="preserve"> Be Ba', TO_DATE('07/07/1996', 'DD/MM/YYYY'), 'Nu', 'Quan 5, HCM', 0123456795 ,TO_DATE('21/10/2023', 'DD/MM/YYYY'));</w:t>
            </w:r>
          </w:p>
          <w:p w14:paraId="1AB8955D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Trung Kien', TO_DATE('21/03/2002', 'DD/MM/YYYY'), 'Nam', 'Quan 6, HCM', 0123456796 ,TO_DATE('20/09/2023', 'DD/MM/YYYY'));</w:t>
            </w:r>
          </w:p>
          <w:p w14:paraId="3646CB28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'Nguyen Trung Truc', TO_DATE('21/04/2002', 'DD/MM/YYYY'), </w:t>
            </w:r>
            <w:r w:rsidRPr="00BB6F26">
              <w:rPr>
                <w:sz w:val="24"/>
                <w:szCs w:val="24"/>
              </w:rPr>
              <w:lastRenderedPageBreak/>
              <w:t>'Nam', 'Quan 7, HCM', 0123456797 ,TO_DATE('21/12/2023', 'DD/MM/YYYY'));</w:t>
            </w:r>
          </w:p>
          <w:p w14:paraId="54EC841D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Anh Huy', TO_DATE('22/03/2001', 'DD/MM/YYYY'), 'Nam', 'Quan 8, HCM', 0123456778 ,TO_DATE('21/12/2023', 'DD/MM/YYYY'));</w:t>
            </w:r>
          </w:p>
          <w:p w14:paraId="10952A6C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'Nguyen </w:t>
            </w:r>
            <w:proofErr w:type="spellStart"/>
            <w:r w:rsidRPr="00BB6F26">
              <w:rPr>
                <w:sz w:val="24"/>
                <w:szCs w:val="24"/>
              </w:rPr>
              <w:t>Thi</w:t>
            </w:r>
            <w:proofErr w:type="spellEnd"/>
            <w:r w:rsidRPr="00BB6F26">
              <w:rPr>
                <w:sz w:val="24"/>
                <w:szCs w:val="24"/>
              </w:rPr>
              <w:t xml:space="preserve"> Nhu Quynh', TO_DATE('20/12/2000', 'DD/MM/YYYY'), 'Nu', 'Quan 9, HCM', 0123456779 ,TO_DATE('21/12/2023', 'DD/MM/YYYY'));</w:t>
            </w:r>
          </w:p>
          <w:p w14:paraId="45893B90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'Huynh Nhu Hao', TO_DATE('21/05/2002', 'DD/MM/YYYY'), 'Nam', 'Quan 8, HCM', 0123456777 ,TO_DATE('18/12/2023', 'DD/MM/YYYY'));</w:t>
            </w:r>
          </w:p>
          <w:p w14:paraId="3CBEE458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'Tran Anh Duc', TO_DATE('24/04/2002', 'DD/MM/YYYY'), 'Nam', 'Quan 1, HCM', 0123456798 ,TO_DATE('21/12/2023', 'DD/MM/YYYY'));</w:t>
            </w:r>
          </w:p>
          <w:p w14:paraId="024AE66E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'Vo </w:t>
            </w:r>
            <w:proofErr w:type="spellStart"/>
            <w:r w:rsidRPr="00BB6F26">
              <w:rPr>
                <w:sz w:val="24"/>
                <w:szCs w:val="24"/>
              </w:rPr>
              <w:t>Thi</w:t>
            </w:r>
            <w:proofErr w:type="spellEnd"/>
            <w:r w:rsidRPr="00BB6F26">
              <w:rPr>
                <w:sz w:val="24"/>
                <w:szCs w:val="24"/>
              </w:rPr>
              <w:t xml:space="preserve"> Ha Trang', TO_DATE('09/09/1994', 'DD/MM/YYYY'), 'Nu', 'Quan 7, HCM', 0123456771 ,TO_DATE('20/12/2023', 'DD/MM/YYYY'));</w:t>
            </w:r>
          </w:p>
          <w:p w14:paraId="0E76B100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'Tran Thu Thao', TO_DATE('11/07/1995', 'DD/MM/YYYY'), 'Nu', 'Quan 2, HCM', 0123456772 ,TO_DATE('21/12/2023', 'DD/MM/YYYY'));</w:t>
            </w:r>
          </w:p>
          <w:p w14:paraId="7A7118D4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'Vo Quang Minh', TO_DATE('30/03/1996', 'DD/MM/YYYY'), 'Nam', 'Quan 12, HCM', 0123456773 ,TO_DATE('22/09/2023', 'DD/MM/YYYY'));</w:t>
            </w:r>
          </w:p>
          <w:p w14:paraId="5FD266F6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lastRenderedPageBreak/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'Nguyen Ngoc Tho', TO_DATE('05/09/2003', 'DD/MM/YYYY'), 'Nu', 'Quan 11, HCM', 0123456774 ,TO_DATE('22/09/2023', 'DD/MM/YYYY'));</w:t>
            </w:r>
          </w:p>
          <w:p w14:paraId="25C4E594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'Tran Anh Tu', TO_DATE('14/01/2000', 'DD/MM/YYYY'), 'Nam', 'Thu Duc, HCM', 0123456775 ,TO_DATE('20/12/2023', 'DD/MM/YYYY'));</w:t>
            </w:r>
          </w:p>
          <w:p w14:paraId="0DA81C0F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 xml:space="preserve">'Ly </w:t>
            </w:r>
            <w:proofErr w:type="spellStart"/>
            <w:r w:rsidRPr="00BB6F26">
              <w:rPr>
                <w:sz w:val="24"/>
                <w:szCs w:val="24"/>
              </w:rPr>
              <w:t>Ly</w:t>
            </w:r>
            <w:proofErr w:type="spellEnd"/>
            <w:r w:rsidRPr="00BB6F26">
              <w:rPr>
                <w:sz w:val="24"/>
                <w:szCs w:val="24"/>
              </w:rPr>
              <w:t>', TO_DATE('21/10/1997', 'DD/MM/YYYY'), 'Nu', 'Thu Duc, HCM', 0123456776 ,TO_DATE('20/12/2023', 'DD/MM/YYYY'));</w:t>
            </w:r>
          </w:p>
          <w:p w14:paraId="05493542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'Duong Qua', TO_DATE('12/12/1996', 'DD/MM/YYYY'), 'Nam', 'Ben Cat, Binh Duong', 0123456761 ,TO_DATE('22/09/2023', 'DD/MM/YYYY'));</w:t>
            </w:r>
          </w:p>
          <w:p w14:paraId="648CD53A" w14:textId="77777777" w:rsidR="000726F7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'Than Dieu Dai Hiep', TO_DATE('13/02/1985', 'DD/MM/YYYY'), 'Nam', 'Bien Hoa, Dong Nai', 0123456762 ,TO_DATE('22/12/2023', 'DD/MM/YYYY'));</w:t>
            </w:r>
          </w:p>
          <w:p w14:paraId="4EE81F8B" w14:textId="09DD1161" w:rsidR="00C9206C" w:rsidRPr="00BB6F26" w:rsidRDefault="000726F7" w:rsidP="000726F7">
            <w:pPr>
              <w:rPr>
                <w:sz w:val="24"/>
                <w:szCs w:val="24"/>
              </w:rPr>
            </w:pPr>
            <w:r w:rsidRPr="00BB6F26">
              <w:rPr>
                <w:sz w:val="24"/>
                <w:szCs w:val="24"/>
              </w:rPr>
              <w:t>INSERT INTO ch1.KHACHHANG (</w:t>
            </w:r>
            <w:proofErr w:type="spellStart"/>
            <w:r w:rsidRPr="00BB6F26">
              <w:rPr>
                <w:sz w:val="24"/>
                <w:szCs w:val="24"/>
              </w:rPr>
              <w:t>TenKH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NgaySinh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GioiTinh</w:t>
            </w:r>
            <w:proofErr w:type="spellEnd"/>
            <w:r w:rsidRPr="00BB6F26">
              <w:rPr>
                <w:sz w:val="24"/>
                <w:szCs w:val="24"/>
              </w:rPr>
              <w:t xml:space="preserve">, </w:t>
            </w:r>
            <w:proofErr w:type="spellStart"/>
            <w:r w:rsidRPr="00BB6F26">
              <w:rPr>
                <w:sz w:val="24"/>
                <w:szCs w:val="24"/>
              </w:rPr>
              <w:t>DiaChi</w:t>
            </w:r>
            <w:proofErr w:type="spellEnd"/>
            <w:r w:rsidRPr="00BB6F26">
              <w:rPr>
                <w:sz w:val="24"/>
                <w:szCs w:val="24"/>
              </w:rPr>
              <w:t xml:space="preserve">, Phone, </w:t>
            </w:r>
            <w:proofErr w:type="spellStart"/>
            <w:r w:rsidRPr="00BB6F26">
              <w:rPr>
                <w:sz w:val="24"/>
                <w:szCs w:val="24"/>
              </w:rPr>
              <w:t>NgayDK</w:t>
            </w:r>
            <w:proofErr w:type="spellEnd"/>
            <w:r w:rsidRPr="00BB6F26">
              <w:rPr>
                <w:sz w:val="24"/>
                <w:szCs w:val="24"/>
              </w:rPr>
              <w:t xml:space="preserve">) </w:t>
            </w:r>
            <w:proofErr w:type="gramStart"/>
            <w:r w:rsidRPr="00BB6F26">
              <w:rPr>
                <w:sz w:val="24"/>
                <w:szCs w:val="24"/>
              </w:rPr>
              <w:t>VALUES(</w:t>
            </w:r>
            <w:proofErr w:type="gramEnd"/>
            <w:r w:rsidRPr="00BB6F26">
              <w:rPr>
                <w:sz w:val="24"/>
                <w:szCs w:val="24"/>
              </w:rPr>
              <w:t>'Quach Tinh', TO_DATE('05/02/2004', 'DD/MM/YYYY'), 'Nam', 'Quan 6, HCM', 0123456763 ,TO_DATE('20/12/2023', 'DD/MM/YYYY'));</w:t>
            </w:r>
          </w:p>
        </w:tc>
        <w:tc>
          <w:tcPr>
            <w:tcW w:w="4675" w:type="dxa"/>
          </w:tcPr>
          <w:p w14:paraId="02044753" w14:textId="6DC164B0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>--</w:t>
            </w:r>
            <w:proofErr w:type="spellStart"/>
            <w:r w:rsidR="00006B64">
              <w:rPr>
                <w:sz w:val="24"/>
                <w:szCs w:val="24"/>
              </w:rPr>
              <w:t>Bảng</w:t>
            </w:r>
            <w:proofErr w:type="spellEnd"/>
            <w:r w:rsidRPr="00B3504D">
              <w:rPr>
                <w:sz w:val="24"/>
                <w:szCs w:val="24"/>
              </w:rPr>
              <w:t xml:space="preserve"> KHACHHANG </w:t>
            </w:r>
          </w:p>
          <w:p w14:paraId="7930E5B5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Tan Phat', TO_DATE('18/11/2002', 'DD/MM/YYYY'), 'Nam', 'Quan 2, HCM', '0123456781',TO_DATE('19/11/2023', 'DD/MM/YYYY'));</w:t>
            </w:r>
          </w:p>
          <w:p w14:paraId="63E9578D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'Le Duc Anh', TO_DATE('19/01/2002', 'DD/MM/YYYY'), 'Nam', 'Quan 3, HCM', '0123456789',TO_DATE('19/12/2023', 'DD/MM/YYYY'));</w:t>
            </w:r>
          </w:p>
          <w:p w14:paraId="09D0A44D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Phuc Hau', TO_DATE('19/01/2002', 'DD/MM/YYYY'), 'Nam', 'Quan 4, HCM', '0123456789',TO_DATE('18/12/2023', 'DD/MM/YYYY'));</w:t>
            </w:r>
          </w:p>
          <w:p w14:paraId="243BDCEA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'Tu Ngoc Yen', TO_DATE('05/05/2002', 'DD/MM/YYYY'), 'Nu', 'Quan 5, HCM', '0123456788',TO_DATE('18/12/2023', 'DD/MM/YYYY'));</w:t>
            </w:r>
          </w:p>
          <w:p w14:paraId="2796C6AA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'Huynh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Nhu', TO_DATE('18/03/2002', 'DD/MM/YYYY'), 'Nu', 'Quan 6, HCM', '0123456787',TO_DATE('06/11/2023', 'DD/MM/YYYY'));</w:t>
            </w:r>
          </w:p>
          <w:p w14:paraId="5E503070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'Bui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Thanh', TO_DATE('08/08/2002', 'DD/MM/YYYY'), 'Nu', 'Quan 7, HCM', '0123456786',TO_DATE('07/12/2023', 'DD/MM/YYYY'));</w:t>
            </w:r>
          </w:p>
          <w:p w14:paraId="455F19D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Thanh Nhi', TO_DATE('07/11/2001', 'DD/MM/YYYY'), 'Nu', 'Quan 8, HCM', '0123456785',TO_DATE('18/11/2023', 'DD/MM/YYYY'));</w:t>
            </w:r>
          </w:p>
          <w:p w14:paraId="6C704A0A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'Nguyen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Thuy Tien', TO_DATE('18/11/2003', 'DD/MM/YYYY'), 'Nu', 'Quan 9, HCM', '0123456784',TO_DATE('25/11/2023', 'DD/MM/YYYY'));</w:t>
            </w:r>
          </w:p>
          <w:p w14:paraId="2AD54D2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'Le Ngoc Thao', TO_DATE('18/02/2000', 'DD/MM/YYYY'), 'Nu', 'Quan 10, HCM', '0123456783',TO_DATE('18/11/2023', 'DD/MM/YYYY'));</w:t>
            </w:r>
          </w:p>
          <w:p w14:paraId="53FDC42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'Trum Bom Hang', TO_DATE('18/09/1999', 'DD/MM/YYYY'), 'Nam', 'Quan 11, HCM', '0123456782',TO_DATE('20/10/2023', 'DD/MM/YYYY'));</w:t>
            </w:r>
          </w:p>
          <w:p w14:paraId="495C11F2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'Vua Hai San', TO_DATE('11/11/1999', 'DD/MM/YYYY'), </w:t>
            </w:r>
            <w:r w:rsidRPr="00B3504D">
              <w:rPr>
                <w:sz w:val="24"/>
                <w:szCs w:val="24"/>
              </w:rPr>
              <w:lastRenderedPageBreak/>
              <w:t>'Nam', 'Quan 12, HCM', '0123456789' ,TO_DATE('18/12/2023', 'DD/MM/YYYY'));</w:t>
            </w:r>
          </w:p>
          <w:p w14:paraId="6C2946B4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'Le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Ngoc Hao', TO_DATE('19/07/1999', 'DD/MM/YYYY'), 'Nu', 'Quan 1, HCM', '0123456799',TO_DATE('19/12/2023', 'DD/MM/YYYY'));</w:t>
            </w:r>
          </w:p>
          <w:p w14:paraId="068A66C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'Le Ngoc Thu Thao', TO_DATE('12/08/1996', 'DD/MM/YYYY'), 'Nu', 'Quan 2, HCM', '0123456798',TO_DATE('14/12/2023', 'DD/MM/YYYY'));</w:t>
            </w:r>
          </w:p>
          <w:p w14:paraId="06956551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Tan Thanh', TO_DATE('19/10/1996', 'DD/MM/YYYY'), 'Nam', 'Quan 3, HCM', '0123456797',TO_DATE('10/10/2023', 'DD/MM/YYYY'));</w:t>
            </w:r>
          </w:p>
          <w:p w14:paraId="2C5C8E6C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Van Anh', TO_DATE('19/06/1996', 'DD/MM/YYYY'), 'Nam', 'Quan 4, HCM', '0123456796',TO_DATE('10/10/2023', 'DD/MM/YYYY'));</w:t>
            </w:r>
          </w:p>
          <w:p w14:paraId="75D08F5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'Nguyen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Be Ba', TO_DATE('07/07/1996', 'DD/MM/YYYY'), 'Nu', 'Quan 5, HCM', 0123456795 ,TO_DATE('21/10/2023', 'DD/MM/YYYY'));</w:t>
            </w:r>
          </w:p>
          <w:p w14:paraId="5D17C8BB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Trung Kien', TO_DATE('21/03/2002', 'DD/MM/YYYY'), 'Nam', 'Quan 6, HCM', 0123456796 ,TO_DATE('20/09/2023', 'DD/MM/YYYY'));</w:t>
            </w:r>
          </w:p>
          <w:p w14:paraId="747C9CC0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'Nguyen Trung Truc', TO_DATE('21/04/2002', 'DD/MM/YYYY'), </w:t>
            </w:r>
            <w:r w:rsidRPr="00B3504D">
              <w:rPr>
                <w:sz w:val="24"/>
                <w:szCs w:val="24"/>
              </w:rPr>
              <w:lastRenderedPageBreak/>
              <w:t>'Nam', 'Quan 7, HCM', 0123456797 ,TO_DATE('21/12/2023', 'DD/MM/YYYY'));</w:t>
            </w:r>
          </w:p>
          <w:p w14:paraId="6B966463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Anh Huy', TO_DATE('22/03/2001', 'DD/MM/YYYY'), 'Nam', 'Quan 8, HCM', 0123456778 ,TO_DATE('21/12/2023', 'DD/MM/YYYY'));</w:t>
            </w:r>
          </w:p>
          <w:p w14:paraId="039626E0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'Nguyen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Nhu Quynh', TO_DATE('20/12/2000', 'DD/MM/YYYY'), 'Nu', 'Quan 9, HCM', 0123456779 ,TO_DATE('21/12/2023', 'DD/MM/YYYY'));</w:t>
            </w:r>
          </w:p>
          <w:p w14:paraId="325E0B0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'Huynh Nhu Hao', TO_DATE('21/05/2002', 'DD/MM/YYYY'), 'Nam', 'Quan 8, HCM', 0123456777 ,TO_DATE('18/12/2023', 'DD/MM/YYYY'));</w:t>
            </w:r>
          </w:p>
          <w:p w14:paraId="5CDB1451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'Tran Anh Duc', TO_DATE('24/04/2002', 'DD/MM/YYYY'), 'Nam', 'Quan 1, HCM', 0123456798 ,TO_DATE('21/12/2023', 'DD/MM/YYYY'));</w:t>
            </w:r>
          </w:p>
          <w:p w14:paraId="5BA7476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'Vo </w:t>
            </w:r>
            <w:proofErr w:type="spellStart"/>
            <w:r w:rsidRPr="00B3504D">
              <w:rPr>
                <w:sz w:val="24"/>
                <w:szCs w:val="24"/>
              </w:rPr>
              <w:t>Thi</w:t>
            </w:r>
            <w:proofErr w:type="spellEnd"/>
            <w:r w:rsidRPr="00B3504D">
              <w:rPr>
                <w:sz w:val="24"/>
                <w:szCs w:val="24"/>
              </w:rPr>
              <w:t xml:space="preserve"> Ha Trang', TO_DATE('09/09/1994', 'DD/MM/YYYY'), 'Nu', 'Quan 7, HCM', 0123456771 ,TO_DATE('20/12/2023', 'DD/MM/YYYY'));</w:t>
            </w:r>
          </w:p>
          <w:p w14:paraId="3B6B54C5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'Tran Thu Thao', TO_DATE('11/07/1995', 'DD/MM/YYYY'), 'Nu', 'Quan 2, HCM', 0123456772 ,TO_DATE('21/12/2023', 'DD/MM/YYYY'));</w:t>
            </w:r>
          </w:p>
          <w:p w14:paraId="1F9FEA4D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'Vo Quang Minh', TO_DATE('30/03/1996', 'DD/MM/YYYY'), 'Nam', 'Quan 12, HCM', 0123456773 ,TO_DATE('22/09/2023', 'DD/MM/YYYY'));</w:t>
            </w:r>
          </w:p>
          <w:p w14:paraId="54EC528E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'Nguyen Ngoc Tho', TO_DATE('05/09/2003', 'DD/MM/YYYY'), 'Nu', 'Quan 11, HCM', 0123456774 ,TO_DATE('22/09/2023', 'DD/MM/YYYY'));</w:t>
            </w:r>
          </w:p>
          <w:p w14:paraId="0927EF7A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'Tran Anh Tu', TO_DATE('14/01/2000', 'DD/MM/YYYY'), 'Nam', 'Thu Duc, HCM', 0123456775 ,TO_DATE('20/12/2023', 'DD/MM/YYYY'));</w:t>
            </w:r>
          </w:p>
          <w:p w14:paraId="5C1ABF49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 xml:space="preserve">'Ly </w:t>
            </w:r>
            <w:proofErr w:type="spellStart"/>
            <w:r w:rsidRPr="00B3504D">
              <w:rPr>
                <w:sz w:val="24"/>
                <w:szCs w:val="24"/>
              </w:rPr>
              <w:t>Ly</w:t>
            </w:r>
            <w:proofErr w:type="spellEnd"/>
            <w:r w:rsidRPr="00B3504D">
              <w:rPr>
                <w:sz w:val="24"/>
                <w:szCs w:val="24"/>
              </w:rPr>
              <w:t>', TO_DATE('21/10/1997', 'DD/MM/YYYY'), 'Nu', 'Thu Duc, HCM', 0123456776 ,TO_DATE('20/12/2023', 'DD/MM/YYYY'));</w:t>
            </w:r>
          </w:p>
          <w:p w14:paraId="0929348E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'Duong Qua', TO_DATE('12/12/1996', 'DD/MM/YYYY'), 'Nam', 'Ben Cat, Binh Duong', 0123456761 ,TO_DATE('22/09/2023', 'DD/MM/YYYY'));</w:t>
            </w:r>
          </w:p>
          <w:p w14:paraId="0CD1E7A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'Than Dieu Dai Hiep', TO_DATE('13/02/1985', 'DD/MM/YYYY'), 'Nam', 'Bien Hoa, Dong Nai', 0123456762 ,TO_DATE('22/12/2023', 'DD/MM/YYYY'));</w:t>
            </w:r>
          </w:p>
          <w:p w14:paraId="3A0EF083" w14:textId="6BB1CB9C" w:rsidR="00C9206C" w:rsidRPr="00BB6F26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ch2.KHACHHANG (</w:t>
            </w:r>
            <w:proofErr w:type="spellStart"/>
            <w:r w:rsidRPr="00B3504D">
              <w:rPr>
                <w:sz w:val="24"/>
                <w:szCs w:val="24"/>
              </w:rPr>
              <w:t>TenKH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NgaySinh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GioiTinh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DiaChi</w:t>
            </w:r>
            <w:proofErr w:type="spellEnd"/>
            <w:r w:rsidRPr="00B3504D">
              <w:rPr>
                <w:sz w:val="24"/>
                <w:szCs w:val="24"/>
              </w:rPr>
              <w:t xml:space="preserve">, Phone, </w:t>
            </w:r>
            <w:proofErr w:type="spellStart"/>
            <w:r w:rsidRPr="00B3504D">
              <w:rPr>
                <w:sz w:val="24"/>
                <w:szCs w:val="24"/>
              </w:rPr>
              <w:t>NgayDK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'Quach Tinh', TO_DATE('05/02/2004', 'DD/MM/YYYY'), 'Nam', 'Quan 6, HCM', 0123456763 ,TO_DATE('20/12/2023', 'DD/MM/YYYY'));</w:t>
            </w:r>
          </w:p>
        </w:tc>
      </w:tr>
      <w:tr w:rsidR="00C9206C" w:rsidRPr="00BB6F26" w14:paraId="1F139E06" w14:textId="77777777" w:rsidTr="00C9206C">
        <w:tc>
          <w:tcPr>
            <w:tcW w:w="4675" w:type="dxa"/>
          </w:tcPr>
          <w:p w14:paraId="0635E0DE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lastRenderedPageBreak/>
              <w:t>--</w:t>
            </w:r>
            <w:proofErr w:type="spellStart"/>
            <w:r w:rsidRPr="00971E11">
              <w:rPr>
                <w:sz w:val="24"/>
                <w:szCs w:val="24"/>
              </w:rPr>
              <w:t>Bảng</w:t>
            </w:r>
            <w:proofErr w:type="spellEnd"/>
            <w:r w:rsidRPr="00971E11">
              <w:rPr>
                <w:sz w:val="24"/>
                <w:szCs w:val="24"/>
              </w:rPr>
              <w:t xml:space="preserve"> KHOHS_QLKHO </w:t>
            </w:r>
          </w:p>
          <w:p w14:paraId="5C005593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'HS001', 22, TO_DATE('05/12/2023', 'DD/MM/YYYY'));</w:t>
            </w:r>
          </w:p>
          <w:p w14:paraId="13DFD9B2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'HS002', 16, TO_DATE('06/12/2023', 'DD/MM/YYYY'));</w:t>
            </w:r>
          </w:p>
          <w:p w14:paraId="0DAF4DB8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lastRenderedPageBreak/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'HS003', 20, TO_DATE('06/12/2023', 'DD/MM/YYYY'));</w:t>
            </w:r>
          </w:p>
          <w:p w14:paraId="19454D55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'HS004', 22, TO_DATE('06/12/2023', 'DD/MM/YYYY'));</w:t>
            </w:r>
          </w:p>
          <w:p w14:paraId="12B48648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'HS005', 0, TO_DATE('07/12/2023', 'DD/MM/YYYY'));</w:t>
            </w:r>
          </w:p>
          <w:p w14:paraId="329027D0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'HS006', 12, TO_DATE('04/12/2023', 'DD/MM/YYYY'));</w:t>
            </w:r>
          </w:p>
          <w:p w14:paraId="5F541E1E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'HS007', 7, TO_DATE('30/11/2023', 'DD/MM/YYYY'));</w:t>
            </w:r>
          </w:p>
          <w:p w14:paraId="391450A5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'HS008', 33, TO_DATE('05/12/2023', 'DD/MM/YYYY'));</w:t>
            </w:r>
          </w:p>
          <w:p w14:paraId="5B66AB6C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'HS009', 0, TO_DATE('15/12/2023', 'DD/MM/YYYY'));</w:t>
            </w:r>
          </w:p>
          <w:p w14:paraId="0CCB3424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'HS010', 29, TO_DATE('11/12/2023', 'DD/MM/YYYY'));</w:t>
            </w:r>
          </w:p>
          <w:p w14:paraId="6A9BFDC0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'HS011', 45, TO_DATE('10/12/2023', 'DD/MM/YYYY'));</w:t>
            </w:r>
          </w:p>
          <w:p w14:paraId="7D62A32F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'HS012', 17, TO_DATE('27/11/2023', 'DD/MM/YYYY'));</w:t>
            </w:r>
          </w:p>
          <w:p w14:paraId="4C1B4C9E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'HS013', 11, TO_DATE('05/12/2023', 'DD/MM/YYYY'));</w:t>
            </w:r>
          </w:p>
          <w:p w14:paraId="4E571DB1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lastRenderedPageBreak/>
              <w:t>VALUES(</w:t>
            </w:r>
            <w:proofErr w:type="gramEnd"/>
            <w:r w:rsidRPr="00971E11">
              <w:rPr>
                <w:sz w:val="24"/>
                <w:szCs w:val="24"/>
              </w:rPr>
              <w:t>'HS014', 5, TO_DATE('18/12/2023', 'DD/MM/YYYY'));</w:t>
            </w:r>
          </w:p>
          <w:p w14:paraId="7F1AF666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'HS015', 0, TO_DATE('19/12/2023', 'DD/MM/YYYY'));</w:t>
            </w:r>
          </w:p>
          <w:p w14:paraId="486BA4DC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'HS016', 0, TO_DATE('20/12/2023', 'DD/MM/YYYY'));</w:t>
            </w:r>
          </w:p>
          <w:p w14:paraId="64A064DC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'HS017', 5, TO_DATE('21/12/2023', 'DD/MM/YYYY'));</w:t>
            </w:r>
          </w:p>
          <w:p w14:paraId="784A3D0F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'HS018', 13, TO_DATE('24/11/2023', 'DD/MM/YYYY'));</w:t>
            </w:r>
          </w:p>
          <w:p w14:paraId="5315734A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'HS019', 0, TO_DATE('05/12/2023', 'DD/MM/YYYY'));</w:t>
            </w:r>
          </w:p>
          <w:p w14:paraId="78F4CE0C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'HS020', 0, TO_DATE('13/12/2023', 'DD/MM/YYYY'));</w:t>
            </w:r>
          </w:p>
          <w:p w14:paraId="62919F57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'HS021', 11, TO_DATE('14/12/2023', 'DD/MM/YYYY'));</w:t>
            </w:r>
          </w:p>
          <w:p w14:paraId="079AA58D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'HS022', 0, TO_DATE('05/12/2023', 'DD/MM/YYYY'));</w:t>
            </w:r>
          </w:p>
          <w:p w14:paraId="52CDB6A3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'HS023', 22, TO_DATE('22/12/2023', 'DD/MM/YYYY'));</w:t>
            </w:r>
          </w:p>
          <w:p w14:paraId="38E46FB2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'HS024', 9, TO_DATE('20/12/2023', 'DD/MM/YYYY'));</w:t>
            </w:r>
          </w:p>
          <w:p w14:paraId="2E9DC965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'HS025', 6, TO_DATE('08/12/2023', 'DD/MM/YYYY'));</w:t>
            </w:r>
          </w:p>
          <w:p w14:paraId="7643F756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lastRenderedPageBreak/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'HS026', 8, TO_DATE('09/12/2023', 'DD/MM/YYYY'));</w:t>
            </w:r>
          </w:p>
          <w:p w14:paraId="2874A1AB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'HS027', 1, TO_DATE('16/12/2023', 'DD/MM/YYYY'));</w:t>
            </w:r>
          </w:p>
          <w:p w14:paraId="1D6AE7AD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'HS028', 0, TO_DATE('18/12/2023', 'DD/MM/YYYY'));</w:t>
            </w:r>
          </w:p>
          <w:p w14:paraId="2946A76C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'HS029', 4, TO_DATE('22/12/2023', 'DD/MM/YYYY'));</w:t>
            </w:r>
          </w:p>
          <w:p w14:paraId="7597C6CF" w14:textId="1691B054" w:rsidR="00C9206C" w:rsidRPr="00BB6F26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 xml:space="preserve">INSERT INTO ch1.KHOHS_QLKHO (MAHS, </w:t>
            </w:r>
            <w:proofErr w:type="spellStart"/>
            <w:r w:rsidRPr="00971E11">
              <w:rPr>
                <w:sz w:val="24"/>
                <w:szCs w:val="24"/>
              </w:rPr>
              <w:t>SoLuong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NgayCapNhat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'HS030', 3, TO_DATE('04/12/2023', 'DD/MM/YYYY'));</w:t>
            </w:r>
          </w:p>
        </w:tc>
        <w:tc>
          <w:tcPr>
            <w:tcW w:w="4675" w:type="dxa"/>
          </w:tcPr>
          <w:p w14:paraId="50CA1C1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>--</w:t>
            </w:r>
            <w:proofErr w:type="spellStart"/>
            <w:r w:rsidRPr="00B3504D">
              <w:rPr>
                <w:sz w:val="24"/>
                <w:szCs w:val="24"/>
              </w:rPr>
              <w:t>Bảng</w:t>
            </w:r>
            <w:proofErr w:type="spellEnd"/>
            <w:r w:rsidRPr="00B3504D">
              <w:rPr>
                <w:sz w:val="24"/>
                <w:szCs w:val="24"/>
              </w:rPr>
              <w:t xml:space="preserve"> KHOHS_QLKHO </w:t>
            </w:r>
          </w:p>
          <w:p w14:paraId="74A4A932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('HS001', 22,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  <w:p w14:paraId="6BFBD341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('HS002', 17,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'06/12/2023', 'DD/MM/YYYY'));</w:t>
            </w:r>
          </w:p>
          <w:p w14:paraId="36E45AA0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('HS003', 19,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  <w:p w14:paraId="71758942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('HS004', 22,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  <w:p w14:paraId="451FA0B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('HS005', 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  <w:p w14:paraId="69654A25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('HS006', 16,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'06/12/2023', 'DD/MM/YYYY'));</w:t>
            </w:r>
          </w:p>
          <w:p w14:paraId="6DDA5A1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('HS007', 10,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'28/11/2023', 'DD/MM/YYYY'));</w:t>
            </w:r>
          </w:p>
          <w:p w14:paraId="6CBEE65D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('HS008', 40,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  <w:p w14:paraId="72987F09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('HS009', 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'16/12/2023', 'DD/MM/YYYY'));</w:t>
            </w:r>
          </w:p>
          <w:p w14:paraId="5F4E62D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('HS010', 22,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'09/12/2023', 'DD/MM/YYYY'));</w:t>
            </w:r>
          </w:p>
          <w:p w14:paraId="5D32EBE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('HS011', 60,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'10/12/2023', 'DD/MM/YYYY'));</w:t>
            </w:r>
          </w:p>
          <w:p w14:paraId="05920625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('HS012', 7,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'28/11/2023', 'DD/MM/YYYY'));</w:t>
            </w:r>
          </w:p>
          <w:p w14:paraId="4E027682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('HS013', 11,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  <w:p w14:paraId="4F89347D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 xml:space="preserve">) VALUES </w:t>
            </w:r>
            <w:r w:rsidRPr="00B3504D">
              <w:rPr>
                <w:sz w:val="24"/>
                <w:szCs w:val="24"/>
              </w:rPr>
              <w:lastRenderedPageBreak/>
              <w:t>('HS014', 5,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'18/12/2023', 'DD/MM/YYYY'));</w:t>
            </w:r>
          </w:p>
          <w:p w14:paraId="5DAF8264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('HS015', 3,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'18/12/2023', 'DD/MM/YYYY'));</w:t>
            </w:r>
          </w:p>
          <w:p w14:paraId="312A0E25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('HS016', 22,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'20/12/2023', 'DD/MM/YYYY'));</w:t>
            </w:r>
          </w:p>
          <w:p w14:paraId="356D76C9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('HS017', 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'21/12/2023', 'DD/MM/YYYY'));</w:t>
            </w:r>
          </w:p>
          <w:p w14:paraId="4372D29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('HS018', 22,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  <w:p w14:paraId="2705AEF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('HS019', 24,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'06/12/2023', 'DD/MM/YYYY'));</w:t>
            </w:r>
          </w:p>
          <w:p w14:paraId="201617D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('HS020', 9,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'14/12/2023', 'DD/MM/YYYY'));</w:t>
            </w:r>
          </w:p>
          <w:p w14:paraId="0A9D725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('HS021', 10,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'14/12/2023', 'DD/MM/YYYY'));</w:t>
            </w:r>
          </w:p>
          <w:p w14:paraId="5538484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('HS022', 20,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  <w:p w14:paraId="6B398902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('HS023', 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'20/12/2023', 'DD/MM/YYYY'));</w:t>
            </w:r>
          </w:p>
          <w:p w14:paraId="1949FAEE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('HS024', 19,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'22/12/2023', 'DD/MM/YYYY'));</w:t>
            </w:r>
          </w:p>
          <w:p w14:paraId="462C30D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('HS025', 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'08/12/2023', 'DD/MM/YYYY'));</w:t>
            </w:r>
          </w:p>
          <w:p w14:paraId="285A5A4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('HS026', 0,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'09/12/2023', 'DD/MM/YYYY'));</w:t>
            </w:r>
          </w:p>
          <w:p w14:paraId="2D475700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('HS027', 1,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'15/12/2023', 'DD/MM/YYYY'));</w:t>
            </w:r>
          </w:p>
          <w:p w14:paraId="24E16DB9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('HS028', 3,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'20/12/2023', 'DD/MM/YYYY'));</w:t>
            </w:r>
          </w:p>
          <w:p w14:paraId="773B1A0F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('HS029', 6,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'22/12/2023', 'DD/MM/YYYY'));</w:t>
            </w:r>
          </w:p>
          <w:p w14:paraId="5AB2F952" w14:textId="3163B912" w:rsidR="00C9206C" w:rsidRPr="00BB6F26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 xml:space="preserve">INSERT INTO ch2.KHOHS_QLKHO (MAHS, </w:t>
            </w:r>
            <w:proofErr w:type="spellStart"/>
            <w:r w:rsidRPr="00B3504D">
              <w:rPr>
                <w:sz w:val="24"/>
                <w:szCs w:val="24"/>
              </w:rPr>
              <w:t>SoLuong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NgayCapNhat</w:t>
            </w:r>
            <w:proofErr w:type="spellEnd"/>
            <w:r w:rsidRPr="00B3504D">
              <w:rPr>
                <w:sz w:val="24"/>
                <w:szCs w:val="24"/>
              </w:rPr>
              <w:t>) VALUES ('HS030', 3, TO_</w:t>
            </w:r>
            <w:proofErr w:type="gramStart"/>
            <w:r w:rsidRPr="00B3504D">
              <w:rPr>
                <w:sz w:val="24"/>
                <w:szCs w:val="24"/>
              </w:rPr>
              <w:t>DATE(</w:t>
            </w:r>
            <w:proofErr w:type="gramEnd"/>
            <w:r w:rsidRPr="00B3504D">
              <w:rPr>
                <w:sz w:val="24"/>
                <w:szCs w:val="24"/>
              </w:rPr>
              <w:t>'05/12/2023', 'DD/MM/YYYY'));</w:t>
            </w:r>
          </w:p>
        </w:tc>
      </w:tr>
      <w:tr w:rsidR="00C9206C" w:rsidRPr="00BB6F26" w14:paraId="06F68D59" w14:textId="77777777" w:rsidTr="00C9206C">
        <w:tc>
          <w:tcPr>
            <w:tcW w:w="4675" w:type="dxa"/>
          </w:tcPr>
          <w:p w14:paraId="61CAB672" w14:textId="7E3CA16B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lastRenderedPageBreak/>
              <w:t>--</w:t>
            </w:r>
            <w:proofErr w:type="spellStart"/>
            <w:r w:rsidRPr="00971E11">
              <w:rPr>
                <w:sz w:val="24"/>
                <w:szCs w:val="24"/>
              </w:rPr>
              <w:t>B</w:t>
            </w:r>
            <w:r w:rsidR="0046363F">
              <w:rPr>
                <w:sz w:val="24"/>
                <w:szCs w:val="24"/>
              </w:rPr>
              <w:t>ảng</w:t>
            </w:r>
            <w:proofErr w:type="spellEnd"/>
            <w:r w:rsidRPr="00971E11">
              <w:rPr>
                <w:sz w:val="24"/>
                <w:szCs w:val="24"/>
              </w:rPr>
              <w:t xml:space="preserve"> KHOHS_NVBH</w:t>
            </w:r>
          </w:p>
          <w:p w14:paraId="24839F6C" w14:textId="3E46E4F6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</w:t>
            </w:r>
            <w:proofErr w:type="gramStart"/>
            <w:r w:rsidRPr="00971E11">
              <w:rPr>
                <w:sz w:val="24"/>
                <w:szCs w:val="24"/>
              </w:rPr>
              <w:t>NVBH  (</w:t>
            </w:r>
            <w:proofErr w:type="spellStart"/>
            <w:proofErr w:type="gramEnd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>) VALUES('HS001', 'Con hang');</w:t>
            </w:r>
          </w:p>
          <w:p w14:paraId="372C45F2" w14:textId="1AB7BC10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'HS002', 'Con hang');</w:t>
            </w:r>
          </w:p>
          <w:p w14:paraId="3FDA8C9E" w14:textId="03088DFB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'HS003', 'Con hang');</w:t>
            </w:r>
          </w:p>
          <w:p w14:paraId="511FC670" w14:textId="7D7B04C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'HS004', 'Con hang');</w:t>
            </w:r>
          </w:p>
          <w:p w14:paraId="3D8CCBA5" w14:textId="5579E12F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'HS005', 'Het hang');</w:t>
            </w:r>
          </w:p>
          <w:p w14:paraId="44F3E101" w14:textId="5A25C96C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'HS006', 'Con hang');</w:t>
            </w:r>
          </w:p>
          <w:p w14:paraId="699D65A2" w14:textId="31ED3364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'HS007', 'Con hang');</w:t>
            </w:r>
          </w:p>
          <w:p w14:paraId="5650E9D1" w14:textId="7777777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'HS008', 'Con hang');</w:t>
            </w:r>
          </w:p>
          <w:p w14:paraId="7926DB54" w14:textId="77777777" w:rsidR="00971E11" w:rsidRPr="00971E11" w:rsidRDefault="00971E11" w:rsidP="00971E11">
            <w:pPr>
              <w:rPr>
                <w:sz w:val="24"/>
                <w:szCs w:val="24"/>
              </w:rPr>
            </w:pPr>
          </w:p>
          <w:p w14:paraId="70737D6C" w14:textId="082C6AA1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'HS009', 'Het hang');</w:t>
            </w:r>
          </w:p>
          <w:p w14:paraId="1660A3C9" w14:textId="67239314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'HS010', 'Con hang');</w:t>
            </w:r>
          </w:p>
          <w:p w14:paraId="5DAC2C50" w14:textId="7EC7E970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'HS011', 'Con hang');</w:t>
            </w:r>
          </w:p>
          <w:p w14:paraId="233E7014" w14:textId="76FED584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'HS012', 'Con hang');</w:t>
            </w:r>
          </w:p>
          <w:p w14:paraId="1BE76334" w14:textId="6F35D7DA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lastRenderedPageBreak/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'HS013', 'Con hang');</w:t>
            </w:r>
          </w:p>
          <w:p w14:paraId="16F8BDD5" w14:textId="7F10A178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'HS014', 'Con hang');</w:t>
            </w:r>
          </w:p>
          <w:p w14:paraId="48DA97AC" w14:textId="08E53664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'HS015', 'Het hang');</w:t>
            </w:r>
          </w:p>
          <w:p w14:paraId="7102DC13" w14:textId="0CDCC0A5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'HS016', 'Het hang');</w:t>
            </w:r>
          </w:p>
          <w:p w14:paraId="41DF3ABB" w14:textId="09DDCB00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'HS017', 'Con hang');</w:t>
            </w:r>
          </w:p>
          <w:p w14:paraId="561A2BC4" w14:textId="1A3F5229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'HS018', 'Con hang');</w:t>
            </w:r>
          </w:p>
          <w:p w14:paraId="3EE3D2A5" w14:textId="1586B6EC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'HS019', 'Het hang');</w:t>
            </w:r>
          </w:p>
          <w:p w14:paraId="4970D727" w14:textId="14A51380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'HS020', 'Het hang');</w:t>
            </w:r>
          </w:p>
          <w:p w14:paraId="171F0858" w14:textId="1620FA39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'HS021', 'Con hang');</w:t>
            </w:r>
          </w:p>
          <w:p w14:paraId="53D5C213" w14:textId="015A92FA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'HS022', 'Het hang');</w:t>
            </w:r>
          </w:p>
          <w:p w14:paraId="2920FB1D" w14:textId="51412DF0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'HS023', 'Con hang');</w:t>
            </w:r>
          </w:p>
          <w:p w14:paraId="65C11FA4" w14:textId="4B825473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'HS024', 'Con hang');</w:t>
            </w:r>
          </w:p>
          <w:p w14:paraId="236CDC3F" w14:textId="77B2F37C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'HS025', 'Con hang');</w:t>
            </w:r>
          </w:p>
          <w:p w14:paraId="11706E49" w14:textId="773ECFD7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'HS026', 'Con hang');</w:t>
            </w:r>
          </w:p>
          <w:p w14:paraId="38246C92" w14:textId="00289CAF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'HS027', 'Con hang');</w:t>
            </w:r>
          </w:p>
          <w:p w14:paraId="28CE7DA8" w14:textId="3CC78DF9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'HS028', 'Het hang');</w:t>
            </w:r>
          </w:p>
          <w:p w14:paraId="5937F31E" w14:textId="5D0C4553" w:rsidR="00971E11" w:rsidRPr="00971E11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'HS029', 'Con hang');</w:t>
            </w:r>
          </w:p>
          <w:p w14:paraId="4EA220D9" w14:textId="5276AFEC" w:rsidR="00C9206C" w:rsidRPr="00BB6F26" w:rsidRDefault="00971E11" w:rsidP="00971E11">
            <w:pPr>
              <w:rPr>
                <w:sz w:val="24"/>
                <w:szCs w:val="24"/>
              </w:rPr>
            </w:pPr>
            <w:r w:rsidRPr="00971E11">
              <w:rPr>
                <w:sz w:val="24"/>
                <w:szCs w:val="24"/>
              </w:rPr>
              <w:t>INSERT INTO ch1.KHOHS_NVBH (</w:t>
            </w:r>
            <w:proofErr w:type="spellStart"/>
            <w:r w:rsidRPr="00971E11">
              <w:rPr>
                <w:sz w:val="24"/>
                <w:szCs w:val="24"/>
              </w:rPr>
              <w:t>MaHS</w:t>
            </w:r>
            <w:proofErr w:type="spellEnd"/>
            <w:r w:rsidRPr="00971E11">
              <w:rPr>
                <w:sz w:val="24"/>
                <w:szCs w:val="24"/>
              </w:rPr>
              <w:t xml:space="preserve">, </w:t>
            </w:r>
            <w:proofErr w:type="spellStart"/>
            <w:r w:rsidRPr="00971E11">
              <w:rPr>
                <w:sz w:val="24"/>
                <w:szCs w:val="24"/>
              </w:rPr>
              <w:t>Tinhtrang</w:t>
            </w:r>
            <w:proofErr w:type="spellEnd"/>
            <w:r w:rsidRPr="00971E11">
              <w:rPr>
                <w:sz w:val="24"/>
                <w:szCs w:val="24"/>
              </w:rPr>
              <w:t xml:space="preserve">) </w:t>
            </w:r>
            <w:proofErr w:type="gramStart"/>
            <w:r w:rsidRPr="00971E11">
              <w:rPr>
                <w:sz w:val="24"/>
                <w:szCs w:val="24"/>
              </w:rPr>
              <w:t>VALUES(</w:t>
            </w:r>
            <w:proofErr w:type="gramEnd"/>
            <w:r w:rsidRPr="00971E11">
              <w:rPr>
                <w:sz w:val="24"/>
                <w:szCs w:val="24"/>
              </w:rPr>
              <w:t>'HS030', 'Con hang');</w:t>
            </w:r>
          </w:p>
        </w:tc>
        <w:tc>
          <w:tcPr>
            <w:tcW w:w="4675" w:type="dxa"/>
          </w:tcPr>
          <w:p w14:paraId="3798A5AF" w14:textId="69A0712E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>--</w:t>
            </w:r>
            <w:proofErr w:type="spellStart"/>
            <w:r w:rsidRPr="00B3504D">
              <w:rPr>
                <w:sz w:val="24"/>
                <w:szCs w:val="24"/>
              </w:rPr>
              <w:t>B</w:t>
            </w:r>
            <w:r w:rsidR="0046363F">
              <w:rPr>
                <w:sz w:val="24"/>
                <w:szCs w:val="24"/>
              </w:rPr>
              <w:t>ảng</w:t>
            </w:r>
            <w:proofErr w:type="spellEnd"/>
            <w:r w:rsidRPr="00B3504D">
              <w:rPr>
                <w:sz w:val="24"/>
                <w:szCs w:val="24"/>
              </w:rPr>
              <w:t xml:space="preserve"> KHOHS_NVB</w:t>
            </w:r>
            <w:r w:rsidR="0046363F">
              <w:rPr>
                <w:sz w:val="24"/>
                <w:szCs w:val="24"/>
              </w:rPr>
              <w:t>H</w:t>
            </w:r>
          </w:p>
          <w:p w14:paraId="710EB6FC" w14:textId="10CF7CF0" w:rsidR="00FA18D5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'HS001', 'Con hang');</w:t>
            </w:r>
          </w:p>
          <w:p w14:paraId="6C3E851F" w14:textId="1C3E7811" w:rsidR="00FA18D5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'HS002', 'Con hang');</w:t>
            </w:r>
          </w:p>
          <w:p w14:paraId="6CC64226" w14:textId="2587FD5F" w:rsidR="00FA18D5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'HS003', 'Con hang');</w:t>
            </w:r>
          </w:p>
          <w:p w14:paraId="38E75A3C" w14:textId="3403754E" w:rsidR="00FA18D5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'HS004', 'Con hang');</w:t>
            </w:r>
          </w:p>
          <w:p w14:paraId="4F3039BE" w14:textId="3DCF8B7C" w:rsidR="00FA18D5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'HS005', 'Het hang');</w:t>
            </w:r>
          </w:p>
          <w:p w14:paraId="3D4593E1" w14:textId="1E7D7CFA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'HS006', 'Con hang');</w:t>
            </w:r>
          </w:p>
          <w:p w14:paraId="3146F72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'HS007', 'Con hang');</w:t>
            </w:r>
          </w:p>
          <w:p w14:paraId="0A8479E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'HS008', 'Con hang');</w:t>
            </w:r>
          </w:p>
          <w:p w14:paraId="1745212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'HS009', 'Het hang');</w:t>
            </w:r>
          </w:p>
          <w:p w14:paraId="5215C2A3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'HS010', 'Con hang');</w:t>
            </w:r>
          </w:p>
          <w:p w14:paraId="27D8CF84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'HS011', 'Con hang');</w:t>
            </w:r>
          </w:p>
          <w:p w14:paraId="439DCECC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'HS012', 'Con hang');</w:t>
            </w:r>
          </w:p>
          <w:p w14:paraId="18134BC4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lastRenderedPageBreak/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'HS013', 'Con hang');</w:t>
            </w:r>
          </w:p>
          <w:p w14:paraId="374E6802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'HS014', 'Con hang');</w:t>
            </w:r>
          </w:p>
          <w:p w14:paraId="55F8EB5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'HS015', 'Con hang');</w:t>
            </w:r>
          </w:p>
          <w:p w14:paraId="496967E9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'HS016', 'Con hang');</w:t>
            </w:r>
          </w:p>
          <w:p w14:paraId="6BC4206C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'HS017', 'Het hang');</w:t>
            </w:r>
          </w:p>
          <w:p w14:paraId="5E1CB3B6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'HS018', 'Con hang');</w:t>
            </w:r>
          </w:p>
          <w:p w14:paraId="0E273D4A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'HS019', 'Con hang');</w:t>
            </w:r>
          </w:p>
          <w:p w14:paraId="1266F024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'HS020', 'Con hang');</w:t>
            </w:r>
          </w:p>
          <w:p w14:paraId="121747A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'HS021', 'Con hang');</w:t>
            </w:r>
          </w:p>
          <w:p w14:paraId="2224C2D0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'HS022', 'Con hang');</w:t>
            </w:r>
          </w:p>
          <w:p w14:paraId="775263AD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'HS023', 'Het hang');</w:t>
            </w:r>
          </w:p>
          <w:p w14:paraId="2EC6D3F1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'HS024', 'Con hang');</w:t>
            </w:r>
          </w:p>
          <w:p w14:paraId="1CBD9434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'HS025', 'Het hang');</w:t>
            </w:r>
          </w:p>
          <w:p w14:paraId="2FEB4597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'HS026', 'Het hang');</w:t>
            </w:r>
          </w:p>
          <w:p w14:paraId="6FD97C42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'HS027', 'Con hang');</w:t>
            </w:r>
          </w:p>
          <w:p w14:paraId="0580D7FB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'HS028', 'Con hang');</w:t>
            </w:r>
          </w:p>
          <w:p w14:paraId="3AEA7028" w14:textId="77777777" w:rsidR="00B3504D" w:rsidRPr="00B3504D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'HS029', 'Con hang');</w:t>
            </w:r>
          </w:p>
          <w:p w14:paraId="3CD3086A" w14:textId="4EDD7C4E" w:rsidR="00C9206C" w:rsidRPr="00BB6F26" w:rsidRDefault="00B3504D" w:rsidP="00B3504D">
            <w:pPr>
              <w:rPr>
                <w:sz w:val="24"/>
                <w:szCs w:val="24"/>
              </w:rPr>
            </w:pPr>
            <w:r w:rsidRPr="00B3504D">
              <w:rPr>
                <w:sz w:val="24"/>
                <w:szCs w:val="24"/>
              </w:rPr>
              <w:t>INSERT INTO ch2.KHOHS_NVBH (</w:t>
            </w:r>
            <w:proofErr w:type="spellStart"/>
            <w:r w:rsidRPr="00B3504D">
              <w:rPr>
                <w:sz w:val="24"/>
                <w:szCs w:val="24"/>
              </w:rPr>
              <w:t>MaHS</w:t>
            </w:r>
            <w:proofErr w:type="spellEnd"/>
            <w:r w:rsidRPr="00B3504D">
              <w:rPr>
                <w:sz w:val="24"/>
                <w:szCs w:val="24"/>
              </w:rPr>
              <w:t xml:space="preserve">, </w:t>
            </w:r>
            <w:proofErr w:type="spellStart"/>
            <w:r w:rsidRPr="00B3504D">
              <w:rPr>
                <w:sz w:val="24"/>
                <w:szCs w:val="24"/>
              </w:rPr>
              <w:t>Tinhtrang</w:t>
            </w:r>
            <w:proofErr w:type="spellEnd"/>
            <w:r w:rsidRPr="00B3504D">
              <w:rPr>
                <w:sz w:val="24"/>
                <w:szCs w:val="24"/>
              </w:rPr>
              <w:t xml:space="preserve">) </w:t>
            </w:r>
            <w:proofErr w:type="gramStart"/>
            <w:r w:rsidRPr="00B3504D">
              <w:rPr>
                <w:sz w:val="24"/>
                <w:szCs w:val="24"/>
              </w:rPr>
              <w:t>VALUES(</w:t>
            </w:r>
            <w:proofErr w:type="gramEnd"/>
            <w:r w:rsidRPr="00B3504D">
              <w:rPr>
                <w:sz w:val="24"/>
                <w:szCs w:val="24"/>
              </w:rPr>
              <w:t>'HS030', 'Con hang');</w:t>
            </w:r>
          </w:p>
        </w:tc>
      </w:tr>
      <w:tr w:rsidR="00971E11" w:rsidRPr="00BB6F26" w14:paraId="4474AD4B" w14:textId="77777777" w:rsidTr="00C9206C">
        <w:tc>
          <w:tcPr>
            <w:tcW w:w="4675" w:type="dxa"/>
          </w:tcPr>
          <w:p w14:paraId="5AC522C7" w14:textId="18C9ED82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lastRenderedPageBreak/>
              <w:t>--</w:t>
            </w:r>
            <w:proofErr w:type="spellStart"/>
            <w:r w:rsidR="004965CA">
              <w:rPr>
                <w:sz w:val="24"/>
                <w:szCs w:val="24"/>
              </w:rPr>
              <w:t>Bảng</w:t>
            </w:r>
            <w:proofErr w:type="spellEnd"/>
            <w:r w:rsidR="004965CA">
              <w:rPr>
                <w:sz w:val="24"/>
                <w:szCs w:val="24"/>
              </w:rPr>
              <w:t xml:space="preserve"> CUAHANG</w:t>
            </w:r>
          </w:p>
          <w:p w14:paraId="52D3AD18" w14:textId="57D4035C" w:rsidR="00971E11" w:rsidRPr="00BB6F26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ch1.CUAHANG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'CH001', 'Hai San Good', '19A Phuong Linh Trung, Thu Duc', '0764484234');</w:t>
            </w:r>
          </w:p>
        </w:tc>
        <w:tc>
          <w:tcPr>
            <w:tcW w:w="4675" w:type="dxa"/>
          </w:tcPr>
          <w:p w14:paraId="3C388690" w14:textId="66F6783D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>--</w:t>
            </w:r>
            <w:proofErr w:type="spellStart"/>
            <w:r w:rsidR="004965CA">
              <w:rPr>
                <w:sz w:val="24"/>
                <w:szCs w:val="24"/>
              </w:rPr>
              <w:t>Bảng</w:t>
            </w:r>
            <w:proofErr w:type="spellEnd"/>
            <w:r w:rsidR="004965CA">
              <w:rPr>
                <w:sz w:val="24"/>
                <w:szCs w:val="24"/>
              </w:rPr>
              <w:t xml:space="preserve"> </w:t>
            </w:r>
            <w:r w:rsidRPr="00FA18D5">
              <w:rPr>
                <w:sz w:val="24"/>
                <w:szCs w:val="24"/>
              </w:rPr>
              <w:t>C</w:t>
            </w:r>
            <w:r w:rsidR="004965CA">
              <w:rPr>
                <w:sz w:val="24"/>
                <w:szCs w:val="24"/>
              </w:rPr>
              <w:t>UAHANG</w:t>
            </w:r>
          </w:p>
          <w:p w14:paraId="1DA4559A" w14:textId="5F8F2631" w:rsidR="00971E11" w:rsidRPr="00BB6F26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ch2.CUAHANG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'CH002', 'Hai San Best', '381 Dien Bien Phu, Quan Binh Thanh', '0764484235');</w:t>
            </w:r>
          </w:p>
        </w:tc>
      </w:tr>
      <w:tr w:rsidR="00971E11" w:rsidRPr="00BB6F26" w14:paraId="306D0DC8" w14:textId="77777777" w:rsidTr="00C9206C">
        <w:tc>
          <w:tcPr>
            <w:tcW w:w="4675" w:type="dxa"/>
          </w:tcPr>
          <w:p w14:paraId="6E3F3D2A" w14:textId="2030BC0F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>--</w:t>
            </w:r>
            <w:proofErr w:type="spellStart"/>
            <w:r w:rsidR="004965CA">
              <w:rPr>
                <w:sz w:val="24"/>
                <w:szCs w:val="24"/>
              </w:rPr>
              <w:t>Bảng</w:t>
            </w:r>
            <w:proofErr w:type="spellEnd"/>
            <w:r w:rsidR="004965CA">
              <w:rPr>
                <w:sz w:val="24"/>
                <w:szCs w:val="24"/>
              </w:rPr>
              <w:t xml:space="preserve"> </w:t>
            </w:r>
            <w:r w:rsidRPr="001F2D39">
              <w:rPr>
                <w:sz w:val="24"/>
                <w:szCs w:val="24"/>
              </w:rPr>
              <w:t>H</w:t>
            </w:r>
            <w:r w:rsidR="004965CA">
              <w:rPr>
                <w:sz w:val="24"/>
                <w:szCs w:val="24"/>
              </w:rPr>
              <w:t>OADON</w:t>
            </w:r>
          </w:p>
          <w:p w14:paraId="0B1A76C9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'NV001', 'KH002', TO_DATE('16/12/2023', 'DD/MM/YYYY'), 2500);</w:t>
            </w:r>
          </w:p>
          <w:p w14:paraId="114BC0AF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lastRenderedPageBreak/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'NV001', 'KH003', TO_DATE('16/12/2023', 'DD/MM/YYYY'), 4500);</w:t>
            </w:r>
          </w:p>
          <w:p w14:paraId="222BADE0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'NV002', 'KH001', TO_DATE('16/12/2023', 'DD/MM/YYYY'), 2000);</w:t>
            </w:r>
          </w:p>
          <w:p w14:paraId="00BA3BFA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'NV002', 'KH004', TO_DATE('16/12/2023', 'DD/MM/YYYY'), 680);</w:t>
            </w:r>
          </w:p>
          <w:p w14:paraId="039B91E2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'NV003', 'KH005', TO_DATE('16/12/2023', 'DD/MM/YYYY'), 1500);</w:t>
            </w:r>
          </w:p>
          <w:p w14:paraId="02383717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'NV003', 'KH005', TO_DATE('17/12/2023', 'DD/MM/YYYY'), 1260);</w:t>
            </w:r>
          </w:p>
          <w:p w14:paraId="41A61DDE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'NV004', 'KH007', TO_DATE('16/12/2023', 'DD/MM/YYYY'), 1500);</w:t>
            </w:r>
          </w:p>
          <w:p w14:paraId="1CD4A42C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'NV004', 'KH003', TO_DATE('18/12/2023', 'DD/MM/YYYY'), 300);</w:t>
            </w:r>
          </w:p>
          <w:p w14:paraId="24AAEED3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'NV005', 'KH009', TO_DATE('16/12/2023', 'DD/MM/YYYY'), 1000);</w:t>
            </w:r>
          </w:p>
          <w:p w14:paraId="4C98C907" w14:textId="77777777" w:rsidR="001F2D39" w:rsidRPr="001F2D39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'NV005', 'KH010', TO_DATE('16/12/2023', 'DD/MM/YYYY'), 2400);</w:t>
            </w:r>
          </w:p>
          <w:p w14:paraId="076D42E5" w14:textId="1C64EA1C" w:rsidR="00971E11" w:rsidRPr="00BB6F26" w:rsidRDefault="001F2D39" w:rsidP="001F2D39">
            <w:pPr>
              <w:rPr>
                <w:sz w:val="24"/>
                <w:szCs w:val="24"/>
              </w:rPr>
            </w:pPr>
            <w:r w:rsidRPr="001F2D39">
              <w:rPr>
                <w:sz w:val="24"/>
                <w:szCs w:val="24"/>
              </w:rPr>
              <w:lastRenderedPageBreak/>
              <w:t xml:space="preserve">INSERT INTO ch1.HOADON (MANV, MAKH, </w:t>
            </w:r>
            <w:proofErr w:type="spellStart"/>
            <w:r w:rsidRPr="001F2D39">
              <w:rPr>
                <w:sz w:val="24"/>
                <w:szCs w:val="24"/>
              </w:rPr>
              <w:t>NgayLap</w:t>
            </w:r>
            <w:proofErr w:type="spellEnd"/>
            <w:r w:rsidRPr="001F2D39">
              <w:rPr>
                <w:sz w:val="24"/>
                <w:szCs w:val="24"/>
              </w:rPr>
              <w:t xml:space="preserve">, </w:t>
            </w:r>
            <w:proofErr w:type="spellStart"/>
            <w:r w:rsidRPr="001F2D39">
              <w:rPr>
                <w:sz w:val="24"/>
                <w:szCs w:val="24"/>
              </w:rPr>
              <w:t>TongTien</w:t>
            </w:r>
            <w:proofErr w:type="spellEnd"/>
            <w:r w:rsidRPr="001F2D39">
              <w:rPr>
                <w:sz w:val="24"/>
                <w:szCs w:val="24"/>
              </w:rPr>
              <w:t xml:space="preserve">) </w:t>
            </w:r>
            <w:proofErr w:type="gramStart"/>
            <w:r w:rsidRPr="001F2D39">
              <w:rPr>
                <w:sz w:val="24"/>
                <w:szCs w:val="24"/>
              </w:rPr>
              <w:t>VALUES(</w:t>
            </w:r>
            <w:proofErr w:type="gramEnd"/>
            <w:r w:rsidRPr="001F2D39">
              <w:rPr>
                <w:sz w:val="24"/>
                <w:szCs w:val="24"/>
              </w:rPr>
              <w:t>'NV006', 'KH015', TO_DATE('21/12/2023', 'DD/MM/YYYY'), 180);</w:t>
            </w:r>
          </w:p>
        </w:tc>
        <w:tc>
          <w:tcPr>
            <w:tcW w:w="4675" w:type="dxa"/>
          </w:tcPr>
          <w:p w14:paraId="70655E94" w14:textId="4B7A2135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lastRenderedPageBreak/>
              <w:t>--</w:t>
            </w:r>
            <w:proofErr w:type="spellStart"/>
            <w:r w:rsidR="004965CA">
              <w:rPr>
                <w:sz w:val="24"/>
                <w:szCs w:val="24"/>
              </w:rPr>
              <w:t>Bảng</w:t>
            </w:r>
            <w:proofErr w:type="spellEnd"/>
            <w:r w:rsidR="004965CA">
              <w:rPr>
                <w:sz w:val="24"/>
                <w:szCs w:val="24"/>
              </w:rPr>
              <w:t xml:space="preserve"> </w:t>
            </w:r>
            <w:r w:rsidRPr="00FA18D5">
              <w:rPr>
                <w:sz w:val="24"/>
                <w:szCs w:val="24"/>
              </w:rPr>
              <w:t>H</w:t>
            </w:r>
            <w:r w:rsidR="004965CA">
              <w:rPr>
                <w:sz w:val="24"/>
                <w:szCs w:val="24"/>
              </w:rPr>
              <w:t>OADON</w:t>
            </w:r>
          </w:p>
          <w:p w14:paraId="7BEA3FCF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'NV001', 'KH003', TO_DATE('18/12/2023', 'DD/MM/YYYY'), 650);</w:t>
            </w:r>
          </w:p>
          <w:p w14:paraId="649EE5B4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lastRenderedPageBreak/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'NV001', 'KH006', TO_DATE('18/12/2023', 'DD/MM/YYYY'), 250);</w:t>
            </w:r>
          </w:p>
          <w:p w14:paraId="3EDF0DD2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'NV006', 'KH009', TO_DATE('19/12/2023', 'DD/MM/YYYY'), 2000);</w:t>
            </w:r>
          </w:p>
          <w:p w14:paraId="0E220C8E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'NV006', 'KH005', TO_DATE('19/12/2023', 'DD/MM/YYYY'), 600);</w:t>
            </w:r>
          </w:p>
          <w:p w14:paraId="4B486034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'NV003', 'KH007', TO_DATE('19/12/2023', 'DD/MM/YYYY'), 1950);</w:t>
            </w:r>
          </w:p>
          <w:p w14:paraId="329F82B5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'NV003', 'KH011', TO_DATE('19/12/2023', 'DD/MM/YYYY'), 520);</w:t>
            </w:r>
          </w:p>
          <w:p w14:paraId="2C662F19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'NV007', 'KH015', TO_DATE('12/12/2023', 'DD/MM/YYYY'), 920);</w:t>
            </w:r>
          </w:p>
          <w:p w14:paraId="6729A7A6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'NV004', 'KH013', TO_DATE('20/12/2023', 'DD/MM/YYYY'), 580);</w:t>
            </w:r>
          </w:p>
          <w:p w14:paraId="441175C7" w14:textId="77777777" w:rsidR="00FA18D5" w:rsidRPr="00FA18D5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'NV008', 'KH019', TO_DATE('20/12/2023', 'DD/MM/YYYY'), 1000);</w:t>
            </w:r>
          </w:p>
          <w:p w14:paraId="05ABF1EF" w14:textId="6CE03167" w:rsidR="00971E11" w:rsidRPr="00BB6F26" w:rsidRDefault="00FA18D5" w:rsidP="00FA18D5">
            <w:pPr>
              <w:rPr>
                <w:sz w:val="24"/>
                <w:szCs w:val="24"/>
              </w:rPr>
            </w:pPr>
            <w:r w:rsidRPr="00FA18D5">
              <w:rPr>
                <w:sz w:val="24"/>
                <w:szCs w:val="24"/>
              </w:rPr>
              <w:t xml:space="preserve">INSERT INTO ch2.HOADON (MANV, MAKH, </w:t>
            </w:r>
            <w:proofErr w:type="spellStart"/>
            <w:r w:rsidRPr="00FA18D5">
              <w:rPr>
                <w:sz w:val="24"/>
                <w:szCs w:val="24"/>
              </w:rPr>
              <w:t>NgayLap</w:t>
            </w:r>
            <w:proofErr w:type="spellEnd"/>
            <w:r w:rsidRPr="00FA18D5">
              <w:rPr>
                <w:sz w:val="24"/>
                <w:szCs w:val="24"/>
              </w:rPr>
              <w:t xml:space="preserve">, </w:t>
            </w:r>
            <w:proofErr w:type="spellStart"/>
            <w:r w:rsidRPr="00FA18D5">
              <w:rPr>
                <w:sz w:val="24"/>
                <w:szCs w:val="24"/>
              </w:rPr>
              <w:t>TongTien</w:t>
            </w:r>
            <w:proofErr w:type="spellEnd"/>
            <w:r w:rsidRPr="00FA18D5">
              <w:rPr>
                <w:sz w:val="24"/>
                <w:szCs w:val="24"/>
              </w:rPr>
              <w:t xml:space="preserve">) </w:t>
            </w:r>
            <w:proofErr w:type="gramStart"/>
            <w:r w:rsidRPr="00FA18D5">
              <w:rPr>
                <w:sz w:val="24"/>
                <w:szCs w:val="24"/>
              </w:rPr>
              <w:t>VALUES(</w:t>
            </w:r>
            <w:proofErr w:type="gramEnd"/>
            <w:r w:rsidRPr="00FA18D5">
              <w:rPr>
                <w:sz w:val="24"/>
                <w:szCs w:val="24"/>
              </w:rPr>
              <w:t>'NV008', 'KH022', TO_DATE('20/12/2023', 'DD/MM/YYYY'), 2400);</w:t>
            </w:r>
          </w:p>
        </w:tc>
      </w:tr>
      <w:tr w:rsidR="001F2D39" w:rsidRPr="00BB6F26" w14:paraId="7747DE42" w14:textId="77777777" w:rsidTr="00C9206C">
        <w:tc>
          <w:tcPr>
            <w:tcW w:w="4675" w:type="dxa"/>
          </w:tcPr>
          <w:p w14:paraId="4ABC77F4" w14:textId="0F71F03D" w:rsidR="00E766A5" w:rsidRDefault="00E766A5" w:rsidP="00D51A02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lastRenderedPageBreak/>
              <w:t>--</w:t>
            </w:r>
            <w:proofErr w:type="spellStart"/>
            <w:r w:rsidR="004965CA">
              <w:rPr>
                <w:sz w:val="24"/>
                <w:szCs w:val="24"/>
              </w:rPr>
              <w:t>Bảng</w:t>
            </w:r>
            <w:proofErr w:type="spellEnd"/>
            <w:r w:rsidRPr="00E766A5">
              <w:rPr>
                <w:sz w:val="24"/>
                <w:szCs w:val="24"/>
              </w:rPr>
              <w:t xml:space="preserve"> CTHD</w:t>
            </w:r>
          </w:p>
          <w:p w14:paraId="701DA967" w14:textId="4FAD69B0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('HD001', 'HS001', 2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3CF8DAC4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('HD001', 'HS002', 1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31ED5EE8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('HD002', 'HS004', 3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7A5EAB9E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('HD003', 'HS003', 4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1CEAB53A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('HD004', 'HS010', 2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73372A0A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('HD004', 'HS009', 1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2654B5C6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('HD005', 'HS011', 2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1ACE3563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('HD006', 'HS006', 3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73E2E33D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('HD007', 'HS012', 2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</w:p>
          <w:p w14:paraId="623497EA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('HD008', 'HS008', 5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  <w:r w:rsidRPr="00D51A02">
              <w:rPr>
                <w:sz w:val="24"/>
                <w:szCs w:val="24"/>
              </w:rPr>
              <w:t xml:space="preserve"> </w:t>
            </w:r>
          </w:p>
          <w:p w14:paraId="16B4D67C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('HD009', 'HS020', 5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  <w:r w:rsidRPr="00D51A02">
              <w:rPr>
                <w:sz w:val="24"/>
                <w:szCs w:val="24"/>
              </w:rPr>
              <w:t xml:space="preserve"> </w:t>
            </w:r>
          </w:p>
          <w:p w14:paraId="32950ACB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('HD010', 'HS013', 2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  <w:r w:rsidRPr="00D51A02">
              <w:rPr>
                <w:sz w:val="24"/>
                <w:szCs w:val="24"/>
              </w:rPr>
              <w:t xml:space="preserve"> </w:t>
            </w:r>
          </w:p>
          <w:p w14:paraId="1ACBECFC" w14:textId="77777777" w:rsidR="00D51A02" w:rsidRPr="00D51A02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('HD010', 'HS004', 1</w:t>
            </w:r>
            <w:proofErr w:type="gramStart"/>
            <w:r w:rsidRPr="00D51A02">
              <w:rPr>
                <w:sz w:val="24"/>
                <w:szCs w:val="24"/>
              </w:rPr>
              <w:t>);</w:t>
            </w:r>
            <w:proofErr w:type="gramEnd"/>
            <w:r w:rsidRPr="00D51A02">
              <w:rPr>
                <w:sz w:val="24"/>
                <w:szCs w:val="24"/>
              </w:rPr>
              <w:t xml:space="preserve"> </w:t>
            </w:r>
          </w:p>
          <w:p w14:paraId="14A4EACD" w14:textId="1C4F2DDB" w:rsidR="001F2D39" w:rsidRPr="001F2D39" w:rsidRDefault="00D51A02" w:rsidP="00D51A02">
            <w:pPr>
              <w:rPr>
                <w:sz w:val="24"/>
                <w:szCs w:val="24"/>
              </w:rPr>
            </w:pPr>
            <w:r w:rsidRPr="00D51A02">
              <w:rPr>
                <w:sz w:val="24"/>
                <w:szCs w:val="24"/>
              </w:rPr>
              <w:t>INSERT INTO ch1.CTHD VALUES ('HD011', 'HS008', 3);</w:t>
            </w:r>
          </w:p>
        </w:tc>
        <w:tc>
          <w:tcPr>
            <w:tcW w:w="4675" w:type="dxa"/>
          </w:tcPr>
          <w:p w14:paraId="0F193E79" w14:textId="56F4473F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--</w:t>
            </w:r>
            <w:proofErr w:type="spellStart"/>
            <w:r w:rsidR="004965CA">
              <w:rPr>
                <w:sz w:val="24"/>
                <w:szCs w:val="24"/>
              </w:rPr>
              <w:t>Bảng</w:t>
            </w:r>
            <w:proofErr w:type="spellEnd"/>
            <w:r w:rsidRPr="00E766A5">
              <w:rPr>
                <w:sz w:val="24"/>
                <w:szCs w:val="24"/>
              </w:rPr>
              <w:t xml:space="preserve"> CTHD</w:t>
            </w:r>
          </w:p>
          <w:p w14:paraId="567E5D28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('HD001', 'HS014', 1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48C8A005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('HD002', 'HS015', 2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53AFCD83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('HD002', 'HS017', 2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1A6BF16F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('HD003', 'HS026', 5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3A19F6CE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('HD004', 'HS022', 1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111E219E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('HD004', 'HS024', 1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4BFC69A3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('HD005', 'HS014', 3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2D6D77BE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('HD006', 'HS016', 2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5B979295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('HD007', 'HS024', 2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60DF40CF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('HD008', 'HS029', 1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6FC62781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('HD008', 'HS030', 1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</w:p>
          <w:p w14:paraId="1FE665B1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('HD009', 'HS020', 5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  <w:r w:rsidRPr="00E766A5">
              <w:rPr>
                <w:sz w:val="24"/>
                <w:szCs w:val="24"/>
              </w:rPr>
              <w:t xml:space="preserve"> </w:t>
            </w:r>
          </w:p>
          <w:p w14:paraId="64D80B71" w14:textId="77777777" w:rsidR="00E766A5" w:rsidRPr="00E766A5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('HD010', 'HS013', 2</w:t>
            </w:r>
            <w:proofErr w:type="gramStart"/>
            <w:r w:rsidRPr="00E766A5">
              <w:rPr>
                <w:sz w:val="24"/>
                <w:szCs w:val="24"/>
              </w:rPr>
              <w:t>);</w:t>
            </w:r>
            <w:proofErr w:type="gramEnd"/>
            <w:r w:rsidRPr="00E766A5">
              <w:rPr>
                <w:sz w:val="24"/>
                <w:szCs w:val="24"/>
              </w:rPr>
              <w:t xml:space="preserve"> </w:t>
            </w:r>
          </w:p>
          <w:p w14:paraId="15D0688E" w14:textId="4F3BED94" w:rsidR="001F2D39" w:rsidRPr="00BB6F26" w:rsidRDefault="00E766A5" w:rsidP="00E766A5">
            <w:pPr>
              <w:rPr>
                <w:sz w:val="24"/>
                <w:szCs w:val="24"/>
              </w:rPr>
            </w:pPr>
            <w:r w:rsidRPr="00E766A5">
              <w:rPr>
                <w:sz w:val="24"/>
                <w:szCs w:val="24"/>
              </w:rPr>
              <w:t>INSERT INTO ch2.CTHD VALUES ('HD010', 'HS004', 1);</w:t>
            </w:r>
          </w:p>
        </w:tc>
      </w:tr>
    </w:tbl>
    <w:p w14:paraId="2945BD04" w14:textId="77777777" w:rsidR="00C9206C" w:rsidRDefault="00C9206C" w:rsidP="77215151"/>
    <w:p w14:paraId="6DBBC687" w14:textId="1FCE5F4E" w:rsidR="00A332C0" w:rsidRDefault="77215151" w:rsidP="00DB7651">
      <w:pPr>
        <w:pStyle w:val="Heading2"/>
      </w:pPr>
      <w:bookmarkStart w:id="11" w:name="_Toc154958887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bookmarkEnd w:id="11"/>
      <w:proofErr w:type="spellEnd"/>
    </w:p>
    <w:p w14:paraId="03D15944" w14:textId="1EF10B73" w:rsidR="77215151" w:rsidRDefault="77215151" w:rsidP="77215151">
      <w:pPr>
        <w:pStyle w:val="Heading3"/>
      </w:pPr>
      <w:bookmarkStart w:id="12" w:name="_Toc15495888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bookmarkEnd w:id="12"/>
      <w:proofErr w:type="spellEnd"/>
    </w:p>
    <w:p w14:paraId="21102EF7" w14:textId="01420A82" w:rsidR="00E17D3A" w:rsidRDefault="00E17D3A" w:rsidP="00E17D3A"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1: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quyền</w:t>
      </w:r>
      <w:proofErr w:type="spellEnd"/>
    </w:p>
    <w:p w14:paraId="72A5E704" w14:textId="37F883D3" w:rsidR="00E17D3A" w:rsidRDefault="00E17D3A" w:rsidP="00840162">
      <w:pPr>
        <w:pStyle w:val="ListParagraph"/>
        <w:numPr>
          <w:ilvl w:val="1"/>
          <w:numId w:val="13"/>
        </w:numPr>
      </w:pPr>
      <w:proofErr w:type="spellStart"/>
      <w:r>
        <w:t>Giám</w:t>
      </w:r>
      <w:proofErr w:type="spellEnd"/>
      <w:r>
        <w:t xml:space="preserve"> Đốc:</w:t>
      </w:r>
    </w:p>
    <w:p w14:paraId="55E225EE" w14:textId="7866458D" w:rsidR="00E17D3A" w:rsidRDefault="00E17D3A" w:rsidP="00840162">
      <w:pPr>
        <w:pStyle w:val="ListParagraph"/>
        <w:numPr>
          <w:ilvl w:val="2"/>
          <w:numId w:val="13"/>
        </w:numPr>
      </w:pPr>
      <w:r w:rsidRPr="00044571">
        <w:t xml:space="preserve">Xem, </w:t>
      </w:r>
      <w:proofErr w:type="spellStart"/>
      <w:r w:rsidRPr="00044571">
        <w:t>thêm</w:t>
      </w:r>
      <w:proofErr w:type="spellEnd"/>
      <w:r w:rsidRPr="00044571">
        <w:t xml:space="preserve">, </w:t>
      </w:r>
      <w:proofErr w:type="spellStart"/>
      <w:r w:rsidRPr="00044571">
        <w:t>xóa</w:t>
      </w:r>
      <w:proofErr w:type="spellEnd"/>
      <w:r w:rsidRPr="00044571">
        <w:t xml:space="preserve">, </w:t>
      </w:r>
      <w:proofErr w:type="spellStart"/>
      <w:r w:rsidRPr="00044571">
        <w:t>sửa</w:t>
      </w:r>
      <w:proofErr w:type="spellEnd"/>
      <w:r w:rsidR="005220C0" w:rsidRPr="00044571">
        <w:t xml:space="preserve"> </w:t>
      </w:r>
      <w:proofErr w:type="spellStart"/>
      <w:r w:rsidR="00044571" w:rsidRPr="00044571">
        <w:t>trên</w:t>
      </w:r>
      <w:proofErr w:type="spellEnd"/>
      <w:r w:rsidR="00044571" w:rsidRPr="00044571">
        <w:t xml:space="preserve"> </w:t>
      </w:r>
      <w:proofErr w:type="spellStart"/>
      <w:r w:rsidR="00044571" w:rsidRPr="00044571">
        <w:t>t</w:t>
      </w:r>
      <w:r w:rsidR="00044571">
        <w:t>ất</w:t>
      </w:r>
      <w:proofErr w:type="spellEnd"/>
      <w:r w:rsidR="00044571">
        <w:t xml:space="preserve"> </w:t>
      </w:r>
      <w:proofErr w:type="spellStart"/>
      <w:r w:rsidR="00044571">
        <w:t>cả</w:t>
      </w:r>
      <w:proofErr w:type="spellEnd"/>
      <w:r w:rsidR="00044571">
        <w:t xml:space="preserve"> </w:t>
      </w:r>
      <w:proofErr w:type="spellStart"/>
      <w:r w:rsidR="00044571">
        <w:t>bảng</w:t>
      </w:r>
      <w:proofErr w:type="spellEnd"/>
      <w:r w:rsidR="00044571">
        <w:t xml:space="preserve">, </w:t>
      </w:r>
      <w:proofErr w:type="spellStart"/>
      <w:r w:rsidR="00044571">
        <w:t>ngoại</w:t>
      </w:r>
      <w:proofErr w:type="spellEnd"/>
      <w:r w:rsidR="00044571">
        <w:t xml:space="preserve"> </w:t>
      </w:r>
      <w:proofErr w:type="spellStart"/>
      <w:r w:rsidR="00044571">
        <w:t>trừ</w:t>
      </w:r>
      <w:proofErr w:type="spellEnd"/>
      <w:r w:rsidR="00044571">
        <w:t xml:space="preserve"> </w:t>
      </w:r>
      <w:r w:rsidR="00044571" w:rsidRPr="00044571">
        <w:t>KHOHS_NVBH</w:t>
      </w:r>
    </w:p>
    <w:p w14:paraId="41780C00" w14:textId="399FB5E1" w:rsidR="00044571" w:rsidRDefault="00044571" w:rsidP="00840162">
      <w:pPr>
        <w:pStyle w:val="ListParagraph"/>
        <w:numPr>
          <w:ilvl w:val="2"/>
          <w:numId w:val="13"/>
        </w:numPr>
      </w:pPr>
      <w:r>
        <w:t xml:space="preserve">Xem </w:t>
      </w:r>
      <w:proofErr w:type="spellStart"/>
      <w:r>
        <w:t>bảng</w:t>
      </w:r>
      <w:proofErr w:type="spellEnd"/>
      <w:r>
        <w:t xml:space="preserve"> </w:t>
      </w:r>
      <w:r w:rsidRPr="00044571">
        <w:t>KHOHS_NVBH</w:t>
      </w:r>
    </w:p>
    <w:p w14:paraId="5CB72D94" w14:textId="3ED2E4BF" w:rsidR="00F62944" w:rsidRDefault="00F62944" w:rsidP="00840162">
      <w:pPr>
        <w:pStyle w:val="ListParagraph"/>
        <w:numPr>
          <w:ilvl w:val="1"/>
          <w:numId w:val="13"/>
        </w:numPr>
      </w:pPr>
      <w:proofErr w:type="spellStart"/>
      <w:r>
        <w:t>Trưởng</w:t>
      </w:r>
      <w:proofErr w:type="spellEnd"/>
      <w:r>
        <w:t xml:space="preserve"> Kho:</w:t>
      </w:r>
    </w:p>
    <w:p w14:paraId="52323857" w14:textId="5BB2B783" w:rsidR="00F62944" w:rsidRDefault="000569C5" w:rsidP="00840162">
      <w:pPr>
        <w:pStyle w:val="ListParagraph"/>
        <w:numPr>
          <w:ilvl w:val="2"/>
          <w:numId w:val="13"/>
        </w:numPr>
      </w:pPr>
      <w:r w:rsidRPr="00B46949">
        <w:t xml:space="preserve">Xem, </w:t>
      </w:r>
      <w:proofErr w:type="spellStart"/>
      <w:r w:rsidRPr="00B46949">
        <w:t>thêm</w:t>
      </w:r>
      <w:proofErr w:type="spellEnd"/>
      <w:r w:rsidRPr="00B46949">
        <w:t xml:space="preserve">, </w:t>
      </w:r>
      <w:proofErr w:type="spellStart"/>
      <w:r w:rsidRPr="00B46949">
        <w:t>xóa</w:t>
      </w:r>
      <w:proofErr w:type="spellEnd"/>
      <w:r w:rsidR="00421B7C">
        <w:t>,</w:t>
      </w:r>
      <w:r w:rsidRPr="00B46949">
        <w:t xml:space="preserve"> </w:t>
      </w:r>
      <w:proofErr w:type="spellStart"/>
      <w:r w:rsidRPr="00B46949">
        <w:t>sửa</w:t>
      </w:r>
      <w:proofErr w:type="spellEnd"/>
      <w:r w:rsidRPr="00B46949">
        <w:t xml:space="preserve"> </w:t>
      </w:r>
      <w:proofErr w:type="spellStart"/>
      <w:r w:rsidR="00B46949" w:rsidRPr="00B46949">
        <w:t>các</w:t>
      </w:r>
      <w:proofErr w:type="spellEnd"/>
      <w:r w:rsidR="00B46949" w:rsidRPr="00B46949">
        <w:t xml:space="preserve"> </w:t>
      </w:r>
      <w:proofErr w:type="spellStart"/>
      <w:r w:rsidR="00B46949">
        <w:t>bảng</w:t>
      </w:r>
      <w:proofErr w:type="spellEnd"/>
      <w:r w:rsidR="00EA53F5">
        <w:t xml:space="preserve"> </w:t>
      </w:r>
      <w:r w:rsidR="007C1E6D" w:rsidRPr="007C1E6D">
        <w:t>KHOHS_QLKHO</w:t>
      </w:r>
      <w:r w:rsidR="007C1E6D">
        <w:t xml:space="preserve">, </w:t>
      </w:r>
      <w:r w:rsidR="007C1E6D" w:rsidRPr="007C1E6D">
        <w:t>HAISAN</w:t>
      </w:r>
      <w:r w:rsidR="007C1E6D">
        <w:t xml:space="preserve">, </w:t>
      </w:r>
      <w:r w:rsidR="007C1E6D" w:rsidRPr="007C1E6D">
        <w:t>LOAI</w:t>
      </w:r>
    </w:p>
    <w:p w14:paraId="323E26D7" w14:textId="7C226A5A" w:rsidR="007C1E6D" w:rsidRDefault="007C1E6D" w:rsidP="00840162">
      <w:pPr>
        <w:pStyle w:val="ListParagraph"/>
        <w:numPr>
          <w:ilvl w:val="2"/>
          <w:numId w:val="13"/>
        </w:numPr>
      </w:pPr>
      <w:r>
        <w:lastRenderedPageBreak/>
        <w:t xml:space="preserve">Xem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 w:rsidR="00F012DD">
        <w:t xml:space="preserve"> </w:t>
      </w:r>
      <w:r w:rsidR="00F012DD" w:rsidRPr="00F012DD">
        <w:t>KHACHHANG</w:t>
      </w:r>
      <w:r w:rsidR="00F012DD">
        <w:t xml:space="preserve">, </w:t>
      </w:r>
      <w:r w:rsidR="00AA244D" w:rsidRPr="00AA244D">
        <w:t>KHOHS_NVBH</w:t>
      </w:r>
      <w:r w:rsidR="00AA244D">
        <w:t xml:space="preserve">, </w:t>
      </w:r>
      <w:r w:rsidR="00576B89" w:rsidRPr="00576B89">
        <w:t>CUAHANG</w:t>
      </w:r>
      <w:r w:rsidR="00C57688">
        <w:t xml:space="preserve">, </w:t>
      </w:r>
      <w:r w:rsidR="00C57688" w:rsidRPr="00C57688">
        <w:t>HOADON</w:t>
      </w:r>
      <w:r w:rsidR="00344710">
        <w:t xml:space="preserve">, </w:t>
      </w:r>
      <w:r w:rsidR="00344710" w:rsidRPr="00344710">
        <w:t>CTHD</w:t>
      </w:r>
    </w:p>
    <w:p w14:paraId="5413B69E" w14:textId="070FCA76" w:rsidR="00344710" w:rsidRDefault="00344710" w:rsidP="00840162">
      <w:pPr>
        <w:pStyle w:val="ListParagraph"/>
        <w:numPr>
          <w:ilvl w:val="1"/>
          <w:numId w:val="13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2040738C" w14:textId="44C7D3F1" w:rsidR="00344710" w:rsidRDefault="00AD0B26" w:rsidP="00840162">
      <w:pPr>
        <w:pStyle w:val="ListParagraph"/>
        <w:numPr>
          <w:ilvl w:val="2"/>
          <w:numId w:val="13"/>
        </w:numPr>
      </w:pPr>
      <w:r w:rsidRPr="00B46949">
        <w:t xml:space="preserve">Xem, </w:t>
      </w:r>
      <w:proofErr w:type="spellStart"/>
      <w:r w:rsidRPr="00B46949">
        <w:t>thêm</w:t>
      </w:r>
      <w:proofErr w:type="spellEnd"/>
      <w:r w:rsidRPr="00B46949">
        <w:t xml:space="preserve">, </w:t>
      </w:r>
      <w:proofErr w:type="spellStart"/>
      <w:r w:rsidRPr="00B46949">
        <w:t>xóa</w:t>
      </w:r>
      <w:proofErr w:type="spellEnd"/>
      <w:r>
        <w:t>,</w:t>
      </w:r>
      <w:r w:rsidRPr="00B46949">
        <w:t xml:space="preserve"> </w:t>
      </w:r>
      <w:proofErr w:type="spellStart"/>
      <w:r w:rsidRPr="00B46949">
        <w:t>sửa</w:t>
      </w:r>
      <w:proofErr w:type="spellEnd"/>
      <w:r w:rsidRPr="00B46949">
        <w:t xml:space="preserve"> </w:t>
      </w:r>
      <w:proofErr w:type="spellStart"/>
      <w:r w:rsidRPr="00B46949">
        <w:t>các</w:t>
      </w:r>
      <w:proofErr w:type="spellEnd"/>
      <w:r w:rsidRPr="00B46949">
        <w:t xml:space="preserve"> </w:t>
      </w:r>
      <w:proofErr w:type="spellStart"/>
      <w:r>
        <w:t>bảng</w:t>
      </w:r>
      <w:proofErr w:type="spellEnd"/>
      <w:r>
        <w:t xml:space="preserve"> </w:t>
      </w:r>
      <w:r w:rsidR="007E01E0" w:rsidRPr="007E01E0">
        <w:t>KHACHHANG</w:t>
      </w:r>
      <w:r>
        <w:t xml:space="preserve">, </w:t>
      </w:r>
      <w:r w:rsidR="009C2113" w:rsidRPr="009C2113">
        <w:t>HOADON</w:t>
      </w:r>
      <w:r>
        <w:t xml:space="preserve">, </w:t>
      </w:r>
      <w:r w:rsidR="000B0821" w:rsidRPr="000B0821">
        <w:t>CTHD</w:t>
      </w:r>
    </w:p>
    <w:p w14:paraId="4448E544" w14:textId="05896625" w:rsidR="00840162" w:rsidRDefault="00840162" w:rsidP="00840162">
      <w:pPr>
        <w:pStyle w:val="ListParagraph"/>
        <w:numPr>
          <w:ilvl w:val="2"/>
          <w:numId w:val="13"/>
        </w:numPr>
      </w:pPr>
      <w:r>
        <w:t xml:space="preserve">Xem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2C7D43" w:rsidRPr="002C7D43">
        <w:t>HAISAN</w:t>
      </w:r>
      <w:r>
        <w:t xml:space="preserve">, </w:t>
      </w:r>
      <w:r w:rsidR="004B4AFC" w:rsidRPr="004B4AFC">
        <w:t>NHANVIEN</w:t>
      </w:r>
      <w:r>
        <w:t xml:space="preserve">, </w:t>
      </w:r>
      <w:r w:rsidRPr="00576B89">
        <w:t>CUAHANG</w:t>
      </w:r>
      <w:r>
        <w:t xml:space="preserve">, </w:t>
      </w:r>
      <w:r w:rsidR="00C23F1E" w:rsidRPr="00C23F1E">
        <w:t>LOAI</w:t>
      </w:r>
    </w:p>
    <w:p w14:paraId="477CBDA0" w14:textId="77777777" w:rsidR="00840162" w:rsidRDefault="00840162" w:rsidP="00C23F1E">
      <w:pPr>
        <w:ind w:left="1800"/>
      </w:pPr>
    </w:p>
    <w:p w14:paraId="52D45386" w14:textId="10507F1F" w:rsidR="00C23F1E" w:rsidRDefault="00C23F1E" w:rsidP="00C23F1E"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2: </w:t>
      </w:r>
      <w:proofErr w:type="spellStart"/>
      <w:r>
        <w:t>Có</w:t>
      </w:r>
      <w:proofErr w:type="spellEnd"/>
      <w:r>
        <w:t xml:space="preserve"> </w:t>
      </w:r>
      <w:r w:rsidR="00834E0F">
        <w:t>2</w:t>
      </w:r>
      <w:r>
        <w:t xml:space="preserve"> </w:t>
      </w:r>
      <w:proofErr w:type="spellStart"/>
      <w:r>
        <w:t>quyền</w:t>
      </w:r>
      <w:proofErr w:type="spellEnd"/>
    </w:p>
    <w:p w14:paraId="630AB7B6" w14:textId="77777777" w:rsidR="00C23F1E" w:rsidRDefault="00C23F1E" w:rsidP="00C23F1E">
      <w:pPr>
        <w:pStyle w:val="ListParagraph"/>
        <w:numPr>
          <w:ilvl w:val="1"/>
          <w:numId w:val="13"/>
        </w:numPr>
      </w:pPr>
      <w:proofErr w:type="spellStart"/>
      <w:r>
        <w:t>Trưởng</w:t>
      </w:r>
      <w:proofErr w:type="spellEnd"/>
      <w:r>
        <w:t xml:space="preserve"> Kho:</w:t>
      </w:r>
    </w:p>
    <w:p w14:paraId="2D36B8C8" w14:textId="77777777" w:rsidR="00C23F1E" w:rsidRDefault="00C23F1E" w:rsidP="00C23F1E">
      <w:pPr>
        <w:pStyle w:val="ListParagraph"/>
        <w:numPr>
          <w:ilvl w:val="2"/>
          <w:numId w:val="13"/>
        </w:numPr>
      </w:pPr>
      <w:r w:rsidRPr="00B46949">
        <w:t xml:space="preserve">Xem, </w:t>
      </w:r>
      <w:proofErr w:type="spellStart"/>
      <w:r w:rsidRPr="00B46949">
        <w:t>thêm</w:t>
      </w:r>
      <w:proofErr w:type="spellEnd"/>
      <w:r w:rsidRPr="00B46949">
        <w:t xml:space="preserve">, </w:t>
      </w:r>
      <w:proofErr w:type="spellStart"/>
      <w:r w:rsidRPr="00B46949">
        <w:t>xóa</w:t>
      </w:r>
      <w:proofErr w:type="spellEnd"/>
      <w:r>
        <w:t>,</w:t>
      </w:r>
      <w:r w:rsidRPr="00B46949">
        <w:t xml:space="preserve"> </w:t>
      </w:r>
      <w:proofErr w:type="spellStart"/>
      <w:r w:rsidRPr="00B46949">
        <w:t>sửa</w:t>
      </w:r>
      <w:proofErr w:type="spellEnd"/>
      <w:r w:rsidRPr="00B46949">
        <w:t xml:space="preserve"> </w:t>
      </w:r>
      <w:proofErr w:type="spellStart"/>
      <w:r w:rsidRPr="00B46949">
        <w:t>các</w:t>
      </w:r>
      <w:proofErr w:type="spellEnd"/>
      <w:r w:rsidRPr="00B46949">
        <w:t xml:space="preserve"> </w:t>
      </w:r>
      <w:proofErr w:type="spellStart"/>
      <w:r>
        <w:t>bảng</w:t>
      </w:r>
      <w:proofErr w:type="spellEnd"/>
      <w:r>
        <w:t xml:space="preserve"> </w:t>
      </w:r>
      <w:r w:rsidRPr="007C1E6D">
        <w:t>KHOHS_QLKHO</w:t>
      </w:r>
      <w:r>
        <w:t xml:space="preserve">, </w:t>
      </w:r>
      <w:r w:rsidRPr="007C1E6D">
        <w:t>HAISAN</w:t>
      </w:r>
      <w:r>
        <w:t xml:space="preserve">, </w:t>
      </w:r>
      <w:r w:rsidRPr="007C1E6D">
        <w:t>LOAI</w:t>
      </w:r>
    </w:p>
    <w:p w14:paraId="275B92AB" w14:textId="77777777" w:rsidR="00C23F1E" w:rsidRDefault="00C23F1E" w:rsidP="00C23F1E">
      <w:pPr>
        <w:pStyle w:val="ListParagraph"/>
        <w:numPr>
          <w:ilvl w:val="2"/>
          <w:numId w:val="13"/>
        </w:numPr>
      </w:pPr>
      <w:r>
        <w:t xml:space="preserve">Xem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Pr="00F012DD">
        <w:t>KHACHHANG</w:t>
      </w:r>
      <w:r>
        <w:t xml:space="preserve">, </w:t>
      </w:r>
      <w:r w:rsidRPr="00AA244D">
        <w:t>KHOHS_NVBH</w:t>
      </w:r>
      <w:r>
        <w:t xml:space="preserve">, </w:t>
      </w:r>
      <w:r w:rsidRPr="00576B89">
        <w:t>CUAHANG</w:t>
      </w:r>
      <w:r>
        <w:t xml:space="preserve">, </w:t>
      </w:r>
      <w:r w:rsidRPr="00C57688">
        <w:t>HOADON</w:t>
      </w:r>
      <w:r>
        <w:t xml:space="preserve">, </w:t>
      </w:r>
      <w:r w:rsidRPr="00344710">
        <w:t>CTHD</w:t>
      </w:r>
    </w:p>
    <w:p w14:paraId="7F1684EE" w14:textId="77777777" w:rsidR="00C23F1E" w:rsidRDefault="00C23F1E" w:rsidP="00C23F1E">
      <w:pPr>
        <w:pStyle w:val="ListParagraph"/>
        <w:numPr>
          <w:ilvl w:val="1"/>
          <w:numId w:val="13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1DF6A45C" w14:textId="77777777" w:rsidR="00C23F1E" w:rsidRDefault="00C23F1E" w:rsidP="00C23F1E">
      <w:pPr>
        <w:pStyle w:val="ListParagraph"/>
        <w:numPr>
          <w:ilvl w:val="2"/>
          <w:numId w:val="13"/>
        </w:numPr>
      </w:pPr>
      <w:r w:rsidRPr="00B46949">
        <w:t xml:space="preserve">Xem, </w:t>
      </w:r>
      <w:proofErr w:type="spellStart"/>
      <w:r w:rsidRPr="00B46949">
        <w:t>thêm</w:t>
      </w:r>
      <w:proofErr w:type="spellEnd"/>
      <w:r w:rsidRPr="00B46949">
        <w:t xml:space="preserve">, </w:t>
      </w:r>
      <w:proofErr w:type="spellStart"/>
      <w:r w:rsidRPr="00B46949">
        <w:t>xóa</w:t>
      </w:r>
      <w:proofErr w:type="spellEnd"/>
      <w:r>
        <w:t>,</w:t>
      </w:r>
      <w:r w:rsidRPr="00B46949">
        <w:t xml:space="preserve"> </w:t>
      </w:r>
      <w:proofErr w:type="spellStart"/>
      <w:r w:rsidRPr="00B46949">
        <w:t>sửa</w:t>
      </w:r>
      <w:proofErr w:type="spellEnd"/>
      <w:r w:rsidRPr="00B46949">
        <w:t xml:space="preserve"> </w:t>
      </w:r>
      <w:proofErr w:type="spellStart"/>
      <w:r w:rsidRPr="00B46949">
        <w:t>các</w:t>
      </w:r>
      <w:proofErr w:type="spellEnd"/>
      <w:r w:rsidRPr="00B46949">
        <w:t xml:space="preserve"> </w:t>
      </w:r>
      <w:proofErr w:type="spellStart"/>
      <w:r>
        <w:t>bảng</w:t>
      </w:r>
      <w:proofErr w:type="spellEnd"/>
      <w:r>
        <w:t xml:space="preserve"> </w:t>
      </w:r>
      <w:r w:rsidRPr="007E01E0">
        <w:t>KHACHHANG</w:t>
      </w:r>
      <w:r>
        <w:t xml:space="preserve">, </w:t>
      </w:r>
      <w:r w:rsidRPr="009C2113">
        <w:t>HOADON</w:t>
      </w:r>
      <w:r>
        <w:t xml:space="preserve">, </w:t>
      </w:r>
      <w:r w:rsidRPr="000B0821">
        <w:t>CTHD</w:t>
      </w:r>
    </w:p>
    <w:p w14:paraId="1A0C27AE" w14:textId="77777777" w:rsidR="00C23F1E" w:rsidRDefault="00C23F1E" w:rsidP="00C23F1E">
      <w:pPr>
        <w:pStyle w:val="ListParagraph"/>
        <w:numPr>
          <w:ilvl w:val="2"/>
          <w:numId w:val="13"/>
        </w:numPr>
      </w:pPr>
      <w:r>
        <w:t xml:space="preserve">Xem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Pr="002C7D43">
        <w:t>HAISAN</w:t>
      </w:r>
      <w:r>
        <w:t xml:space="preserve">, </w:t>
      </w:r>
      <w:r w:rsidRPr="004B4AFC">
        <w:t>NHANVIEN</w:t>
      </w:r>
      <w:r>
        <w:t xml:space="preserve">, </w:t>
      </w:r>
      <w:r w:rsidRPr="00576B89">
        <w:t>CUAHANG</w:t>
      </w:r>
      <w:r>
        <w:t xml:space="preserve">, </w:t>
      </w:r>
      <w:r w:rsidRPr="00C23F1E">
        <w:t>LOAI</w:t>
      </w:r>
    </w:p>
    <w:p w14:paraId="580C4A52" w14:textId="5281A25B" w:rsidR="00840162" w:rsidRPr="00B46949" w:rsidRDefault="00840162" w:rsidP="00840162">
      <w:pPr>
        <w:ind w:firstLine="1440"/>
      </w:pPr>
    </w:p>
    <w:p w14:paraId="6192CD87" w14:textId="627FA4B6" w:rsidR="77215151" w:rsidRDefault="77215151" w:rsidP="77215151">
      <w:pPr>
        <w:pStyle w:val="Heading3"/>
      </w:pPr>
      <w:bookmarkStart w:id="13" w:name="_Toc154958889"/>
      <w:r>
        <w:t xml:space="preserve">Minh </w:t>
      </w:r>
      <w:proofErr w:type="spellStart"/>
      <w:r>
        <w:t>họa</w:t>
      </w:r>
      <w:bookmarkEnd w:id="13"/>
      <w:proofErr w:type="spellEnd"/>
    </w:p>
    <w:p w14:paraId="1372EC96" w14:textId="44132287" w:rsidR="005B1812" w:rsidRDefault="000B5A1A" w:rsidP="005B1812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CH1:</w:t>
      </w:r>
    </w:p>
    <w:p w14:paraId="6E08D2E8" w14:textId="77777777" w:rsidR="006E06DC" w:rsidRDefault="005B1812" w:rsidP="005B1812">
      <w:r>
        <w:t>ALTER SESSION SET "_ORACLE_SCRIPT"=</w:t>
      </w:r>
      <w:proofErr w:type="gramStart"/>
      <w:r>
        <w:t>true;</w:t>
      </w:r>
      <w:proofErr w:type="gramEnd"/>
      <w:r>
        <w:t xml:space="preserve"> </w:t>
      </w:r>
    </w:p>
    <w:p w14:paraId="2F7637F0" w14:textId="1B3226D7" w:rsidR="005B1812" w:rsidRDefault="005B1812" w:rsidP="005B1812">
      <w:r>
        <w:t xml:space="preserve"> </w:t>
      </w:r>
    </w:p>
    <w:p w14:paraId="519C48E3" w14:textId="44EC631E" w:rsidR="00665EF5" w:rsidRPr="006E06DC" w:rsidRDefault="006E06DC" w:rsidP="005B1812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 xml:space="preserve">Tài </w:t>
      </w:r>
      <w:proofErr w:type="spellStart"/>
      <w:r>
        <w:rPr>
          <w:b/>
          <w:bCs/>
        </w:rPr>
        <w:t>khoản</w:t>
      </w:r>
      <w:proofErr w:type="spellEnd"/>
      <w:r>
        <w:rPr>
          <w:b/>
          <w:bCs/>
        </w:rPr>
        <w:t xml:space="preserve"> CH1</w:t>
      </w:r>
    </w:p>
    <w:p w14:paraId="53B6BA1D" w14:textId="64FB3B74" w:rsidR="005B1812" w:rsidRDefault="005B1812" w:rsidP="005B1812">
      <w:r>
        <w:t>create user ch</w:t>
      </w:r>
      <w:r w:rsidR="00665EF5">
        <w:t>1</w:t>
      </w:r>
      <w:r>
        <w:t xml:space="preserve"> identified by </w:t>
      </w:r>
      <w:proofErr w:type="gramStart"/>
      <w:r>
        <w:t>ch</w:t>
      </w:r>
      <w:r w:rsidR="00665EF5">
        <w:t>1</w:t>
      </w:r>
      <w:r>
        <w:t>;</w:t>
      </w:r>
      <w:proofErr w:type="gramEnd"/>
    </w:p>
    <w:p w14:paraId="16C148E8" w14:textId="4725A891" w:rsidR="00665EF5" w:rsidRDefault="005B1812" w:rsidP="005B1812">
      <w:proofErr w:type="gramStart"/>
      <w:r>
        <w:t>grant</w:t>
      </w:r>
      <w:proofErr w:type="gramEnd"/>
      <w:r>
        <w:t xml:space="preserve"> create session, connect, dba to c</w:t>
      </w:r>
      <w:r w:rsidR="00665EF5">
        <w:t>h1;</w:t>
      </w:r>
    </w:p>
    <w:p w14:paraId="050E4220" w14:textId="77777777" w:rsidR="006E06DC" w:rsidRDefault="006E06DC" w:rsidP="005B1812"/>
    <w:p w14:paraId="1B4C999A" w14:textId="676C6B83" w:rsidR="00665EF5" w:rsidRPr="006E06DC" w:rsidRDefault="006E06DC" w:rsidP="005B1812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 xml:space="preserve">Tài </w:t>
      </w:r>
      <w:proofErr w:type="spellStart"/>
      <w:r>
        <w:rPr>
          <w:b/>
          <w:bCs/>
        </w:rPr>
        <w:t>khoản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Giám</w:t>
      </w:r>
      <w:proofErr w:type="spellEnd"/>
      <w:r>
        <w:rPr>
          <w:b/>
          <w:bCs/>
        </w:rPr>
        <w:t xml:space="preserve"> Đốc</w:t>
      </w:r>
    </w:p>
    <w:p w14:paraId="56151F8C" w14:textId="33A120EB" w:rsidR="00465DE4" w:rsidRDefault="00465DE4" w:rsidP="00465DE4">
      <w:r>
        <w:t xml:space="preserve">CREATE USER </w:t>
      </w:r>
      <w:proofErr w:type="spellStart"/>
      <w:r>
        <w:t>giamdocreal</w:t>
      </w:r>
      <w:proofErr w:type="spellEnd"/>
      <w:r>
        <w:t xml:space="preserve"> identified by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03682AE2" w14:textId="77777777" w:rsidR="00465DE4" w:rsidRDefault="00465DE4" w:rsidP="00465DE4">
      <w:proofErr w:type="gramStart"/>
      <w:r>
        <w:t>grant</w:t>
      </w:r>
      <w:proofErr w:type="gramEnd"/>
      <w:r>
        <w:t xml:space="preserve"> create session, connect to </w:t>
      </w:r>
      <w:proofErr w:type="spellStart"/>
      <w:r>
        <w:t>giamdocreal</w:t>
      </w:r>
      <w:proofErr w:type="spellEnd"/>
      <w:r>
        <w:t>;</w:t>
      </w:r>
    </w:p>
    <w:p w14:paraId="4E41DE97" w14:textId="77777777" w:rsidR="00465DE4" w:rsidRDefault="00465DE4" w:rsidP="00465DE4">
      <w:r>
        <w:t xml:space="preserve">grant insert, select, update, delete on ch1.KHACHHANG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5005336D" w14:textId="77777777" w:rsidR="00465DE4" w:rsidRDefault="00465DE4" w:rsidP="00465DE4">
      <w:r>
        <w:t xml:space="preserve">grant insert, select, update, delete on ch1.NHANVIEN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7292BE00" w14:textId="77777777" w:rsidR="00465DE4" w:rsidRDefault="00465DE4" w:rsidP="00465DE4">
      <w:r>
        <w:t xml:space="preserve">grant insert, select, update, delete on ch1.HAISAN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02900B4D" w14:textId="77777777" w:rsidR="00465DE4" w:rsidRDefault="00465DE4" w:rsidP="00465DE4">
      <w:r>
        <w:t xml:space="preserve">grant insert, select, update, delete on ch1.CUAHANG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6B0E41D7" w14:textId="77777777" w:rsidR="00465DE4" w:rsidRDefault="00465DE4" w:rsidP="00465DE4">
      <w:r>
        <w:lastRenderedPageBreak/>
        <w:t xml:space="preserve">grant insert, select, update, delete on ch1.LOAI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1D00D024" w14:textId="77777777" w:rsidR="00465DE4" w:rsidRDefault="00465DE4" w:rsidP="00465DE4">
      <w:r>
        <w:t xml:space="preserve">grant insert, select, update, delete on ch1.HOADON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433DC95F" w14:textId="77777777" w:rsidR="00465DE4" w:rsidRDefault="00465DE4" w:rsidP="00465DE4">
      <w:r>
        <w:t xml:space="preserve">grant insert, select, update, delete on ch1.CTHD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3463289D" w14:textId="77777777" w:rsidR="00465DE4" w:rsidRDefault="00465DE4" w:rsidP="00465DE4">
      <w:r>
        <w:t xml:space="preserve">grant insert, select, update, delete on ch1.KHOHS_QLKHO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5B19E67A" w14:textId="77777777" w:rsidR="00465DE4" w:rsidRDefault="00465DE4" w:rsidP="00465DE4">
      <w:r>
        <w:t xml:space="preserve">grant select on ch1.KHOHS_NVBH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0BABAF30" w14:textId="77777777" w:rsidR="00465DE4" w:rsidRDefault="00465DE4" w:rsidP="00465DE4"/>
    <w:p w14:paraId="3A50E181" w14:textId="42EEA1AE" w:rsidR="006E06DC" w:rsidRPr="006E06DC" w:rsidRDefault="006E06DC" w:rsidP="00465DE4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 xml:space="preserve">Tài </w:t>
      </w:r>
      <w:proofErr w:type="spellStart"/>
      <w:r>
        <w:rPr>
          <w:b/>
          <w:bCs/>
        </w:rPr>
        <w:t>khoản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Trưởng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kho</w:t>
      </w:r>
      <w:proofErr w:type="spellEnd"/>
    </w:p>
    <w:p w14:paraId="546C883F" w14:textId="77777777" w:rsidR="00465DE4" w:rsidRDefault="00465DE4" w:rsidP="00465DE4">
      <w:r>
        <w:t xml:space="preserve">CREATE USER </w:t>
      </w:r>
      <w:proofErr w:type="spellStart"/>
      <w:r>
        <w:t>TruongKho</w:t>
      </w:r>
      <w:proofErr w:type="spellEnd"/>
      <w:r>
        <w:t xml:space="preserve"> identified by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62B3C17C" w14:textId="77777777" w:rsidR="00465DE4" w:rsidRDefault="00465DE4" w:rsidP="00465DE4">
      <w:proofErr w:type="gramStart"/>
      <w:r>
        <w:t>grant</w:t>
      </w:r>
      <w:proofErr w:type="gramEnd"/>
      <w:r>
        <w:t xml:space="preserve"> create session, connect to </w:t>
      </w:r>
      <w:proofErr w:type="spellStart"/>
      <w:r>
        <w:t>TruongKho</w:t>
      </w:r>
      <w:proofErr w:type="spellEnd"/>
      <w:r>
        <w:t>;</w:t>
      </w:r>
    </w:p>
    <w:p w14:paraId="2512A1C4" w14:textId="77777777" w:rsidR="00465DE4" w:rsidRDefault="00465DE4" w:rsidP="00465DE4">
      <w:r>
        <w:t xml:space="preserve">grant insert, select, update, delete on ch1.KHOHS_QLKHO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56D4AF5F" w14:textId="77777777" w:rsidR="00465DE4" w:rsidRDefault="00465DE4" w:rsidP="00465DE4">
      <w:r>
        <w:t xml:space="preserve">grant insert, select, update, delete on ch1.HAISAN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3858C12E" w14:textId="77777777" w:rsidR="00465DE4" w:rsidRDefault="00465DE4" w:rsidP="00465DE4">
      <w:r>
        <w:t xml:space="preserve">grant insert, select, update, delete on ch1.LOAI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3FF7CA3E" w14:textId="77777777" w:rsidR="00465DE4" w:rsidRDefault="00465DE4" w:rsidP="00465DE4">
      <w:r>
        <w:t xml:space="preserve">grant select on ch1.KHACHHANG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20167FC5" w14:textId="77777777" w:rsidR="00465DE4" w:rsidRDefault="00465DE4" w:rsidP="00465DE4">
      <w:r>
        <w:t xml:space="preserve">grant select on ch1.KHOHS_NVBH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1A307AD7" w14:textId="77777777" w:rsidR="00465DE4" w:rsidRDefault="00465DE4" w:rsidP="00465DE4">
      <w:r>
        <w:t xml:space="preserve">grant select on ch1.CUAHANG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50E54E84" w14:textId="77777777" w:rsidR="00465DE4" w:rsidRDefault="00465DE4" w:rsidP="00465DE4">
      <w:r>
        <w:t xml:space="preserve">grant select on ch1.HOADON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0801F194" w14:textId="77777777" w:rsidR="00465DE4" w:rsidRDefault="00465DE4" w:rsidP="00465DE4">
      <w:r>
        <w:t xml:space="preserve">grant select on ch1.CTHD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4D9D6327" w14:textId="77777777" w:rsidR="00465DE4" w:rsidRDefault="00465DE4" w:rsidP="00465DE4"/>
    <w:p w14:paraId="16052424" w14:textId="755B5CE6" w:rsidR="006E06DC" w:rsidRPr="006E06DC" w:rsidRDefault="006E06DC" w:rsidP="00465DE4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 xml:space="preserve">Tài </w:t>
      </w:r>
      <w:proofErr w:type="spellStart"/>
      <w:r>
        <w:rPr>
          <w:b/>
          <w:bCs/>
        </w:rPr>
        <w:t>khoản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bán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>)</w:t>
      </w:r>
    </w:p>
    <w:p w14:paraId="29F1A556" w14:textId="77777777" w:rsidR="00465DE4" w:rsidRDefault="00465DE4" w:rsidP="00465DE4">
      <w:r>
        <w:t xml:space="preserve">CREATE USER </w:t>
      </w:r>
      <w:proofErr w:type="spellStart"/>
      <w:r>
        <w:t>NhanVien</w:t>
      </w:r>
      <w:proofErr w:type="spellEnd"/>
      <w:r>
        <w:t xml:space="preserve"> identified by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3660A9BC" w14:textId="77777777" w:rsidR="00465DE4" w:rsidRDefault="00465DE4" w:rsidP="00465DE4">
      <w:proofErr w:type="gramStart"/>
      <w:r>
        <w:t>grant</w:t>
      </w:r>
      <w:proofErr w:type="gramEnd"/>
      <w:r>
        <w:t xml:space="preserve"> create session, connect to </w:t>
      </w:r>
      <w:proofErr w:type="spellStart"/>
      <w:r>
        <w:t>NhanVien</w:t>
      </w:r>
      <w:proofErr w:type="spellEnd"/>
      <w:r>
        <w:t>;</w:t>
      </w:r>
    </w:p>
    <w:p w14:paraId="355C74CD" w14:textId="77777777" w:rsidR="00465DE4" w:rsidRDefault="00465DE4" w:rsidP="00465DE4">
      <w:r>
        <w:t xml:space="preserve">grant insert, select, update, delete on ch1.KHACHHANG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36F9BEB4" w14:textId="77777777" w:rsidR="00465DE4" w:rsidRDefault="00465DE4" w:rsidP="00465DE4">
      <w:r>
        <w:t xml:space="preserve">grant insert, select, update, delete on ch1.HOADON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2615DE40" w14:textId="77777777" w:rsidR="00465DE4" w:rsidRDefault="00465DE4" w:rsidP="00465DE4">
      <w:r>
        <w:t xml:space="preserve">grant insert, select, update, delete on ch1.CTHD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2FFC1571" w14:textId="77777777" w:rsidR="00465DE4" w:rsidRDefault="00465DE4" w:rsidP="00465DE4">
      <w:r>
        <w:t xml:space="preserve">grant select on ch1.HAISAN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74CF61DF" w14:textId="77777777" w:rsidR="00465DE4" w:rsidRDefault="00465DE4" w:rsidP="00465DE4">
      <w:r>
        <w:t xml:space="preserve">grant select on ch1.NHANVIEN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52EA8F56" w14:textId="77777777" w:rsidR="00465DE4" w:rsidRDefault="00465DE4" w:rsidP="00465DE4">
      <w:r>
        <w:t xml:space="preserve">grant select on ch1.LOAI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0B89C2AB" w14:textId="77777777" w:rsidR="00465DE4" w:rsidRDefault="00465DE4" w:rsidP="00465DE4">
      <w:r>
        <w:lastRenderedPageBreak/>
        <w:t xml:space="preserve">grant select on ch1.CUAHANG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3EFDC73A" w14:textId="77777777" w:rsidR="00465DE4" w:rsidRDefault="00465DE4" w:rsidP="00465DE4"/>
    <w:p w14:paraId="25EF754B" w14:textId="7857D060" w:rsidR="00627E8F" w:rsidRPr="00627E8F" w:rsidRDefault="00627E8F" w:rsidP="00465DE4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 xml:space="preserve">Tài </w:t>
      </w:r>
      <w:proofErr w:type="spellStart"/>
      <w:r>
        <w:rPr>
          <w:b/>
          <w:bCs/>
        </w:rPr>
        <w:t>khoản</w:t>
      </w:r>
      <w:proofErr w:type="spellEnd"/>
      <w:r>
        <w:rPr>
          <w:b/>
          <w:bCs/>
        </w:rPr>
        <w:t xml:space="preserve"> CH</w:t>
      </w:r>
      <w:r w:rsidR="003A3CBF">
        <w:rPr>
          <w:b/>
          <w:bCs/>
        </w:rPr>
        <w:t>2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tại</w:t>
      </w:r>
      <w:proofErr w:type="spellEnd"/>
      <w:r>
        <w:rPr>
          <w:b/>
          <w:bCs/>
        </w:rPr>
        <w:t xml:space="preserve"> CH</w:t>
      </w:r>
      <w:r w:rsidR="003A3CBF">
        <w:rPr>
          <w:b/>
          <w:bCs/>
        </w:rPr>
        <w:t>1)</w:t>
      </w:r>
    </w:p>
    <w:p w14:paraId="28D0E340" w14:textId="4E4E8C9F" w:rsidR="00465DE4" w:rsidRDefault="00465DE4" w:rsidP="00465DE4">
      <w:r>
        <w:t>CREATE USER ch</w:t>
      </w:r>
      <w:r w:rsidR="00E0627C">
        <w:t>2</w:t>
      </w:r>
      <w:r>
        <w:t xml:space="preserve"> identified by </w:t>
      </w:r>
      <w:proofErr w:type="gramStart"/>
      <w:r>
        <w:t>ch</w:t>
      </w:r>
      <w:r w:rsidR="00E0627C">
        <w:t>2</w:t>
      </w:r>
      <w:r>
        <w:t>;</w:t>
      </w:r>
      <w:proofErr w:type="gramEnd"/>
    </w:p>
    <w:p w14:paraId="70AAC64B" w14:textId="207EFE59" w:rsidR="00465DE4" w:rsidRDefault="00465DE4" w:rsidP="00465DE4">
      <w:proofErr w:type="gramStart"/>
      <w:r>
        <w:t>grant</w:t>
      </w:r>
      <w:proofErr w:type="gramEnd"/>
      <w:r>
        <w:t xml:space="preserve"> create session, connect, dba to </w:t>
      </w:r>
      <w:r w:rsidR="00E0627C">
        <w:t>ch2</w:t>
      </w:r>
      <w:r>
        <w:t>;</w:t>
      </w:r>
    </w:p>
    <w:p w14:paraId="6286265A" w14:textId="0965115A" w:rsidR="00465DE4" w:rsidRDefault="00465DE4" w:rsidP="00465DE4">
      <w:r>
        <w:t xml:space="preserve">grant select on ch1.KHACHHANG to </w:t>
      </w:r>
      <w:proofErr w:type="gramStart"/>
      <w:r w:rsidR="00E0627C">
        <w:t>ch2</w:t>
      </w:r>
      <w:r>
        <w:t>;</w:t>
      </w:r>
      <w:proofErr w:type="gramEnd"/>
    </w:p>
    <w:p w14:paraId="4F7A3551" w14:textId="1B169EEE" w:rsidR="00465DE4" w:rsidRDefault="00465DE4" w:rsidP="00465DE4">
      <w:r>
        <w:t xml:space="preserve">grant select on ch1.NHANVIEN to </w:t>
      </w:r>
      <w:proofErr w:type="gramStart"/>
      <w:r w:rsidR="00E0627C">
        <w:t>ch2</w:t>
      </w:r>
      <w:r>
        <w:t>;</w:t>
      </w:r>
      <w:proofErr w:type="gramEnd"/>
    </w:p>
    <w:p w14:paraId="1E5C507A" w14:textId="6112571E" w:rsidR="00465DE4" w:rsidRDefault="00465DE4" w:rsidP="00465DE4">
      <w:r>
        <w:t xml:space="preserve">grant select on ch1.HAISAN to </w:t>
      </w:r>
      <w:proofErr w:type="gramStart"/>
      <w:r w:rsidR="00E0627C">
        <w:t>ch2</w:t>
      </w:r>
      <w:r>
        <w:t>;</w:t>
      </w:r>
      <w:proofErr w:type="gramEnd"/>
    </w:p>
    <w:p w14:paraId="568808F3" w14:textId="3A3D8565" w:rsidR="00465DE4" w:rsidRDefault="00465DE4" w:rsidP="00465DE4">
      <w:r>
        <w:t xml:space="preserve">grant select on ch1.CUAHANG to </w:t>
      </w:r>
      <w:proofErr w:type="gramStart"/>
      <w:r>
        <w:t>ch</w:t>
      </w:r>
      <w:r w:rsidR="00E0627C">
        <w:t>2</w:t>
      </w:r>
      <w:r>
        <w:t>;</w:t>
      </w:r>
      <w:proofErr w:type="gramEnd"/>
    </w:p>
    <w:p w14:paraId="3BCC27B2" w14:textId="741B413B" w:rsidR="00465DE4" w:rsidRDefault="00465DE4" w:rsidP="00465DE4">
      <w:r>
        <w:t xml:space="preserve">grant select on ch1.LOAI to </w:t>
      </w:r>
      <w:proofErr w:type="gramStart"/>
      <w:r w:rsidR="00E0627C">
        <w:t>ch2</w:t>
      </w:r>
      <w:r>
        <w:t>;</w:t>
      </w:r>
      <w:proofErr w:type="gramEnd"/>
    </w:p>
    <w:p w14:paraId="221BB434" w14:textId="7D0273A1" w:rsidR="00465DE4" w:rsidRDefault="00465DE4" w:rsidP="00465DE4">
      <w:r>
        <w:t xml:space="preserve">grant select on ch1.HOADON to </w:t>
      </w:r>
      <w:proofErr w:type="gramStart"/>
      <w:r>
        <w:t>ch</w:t>
      </w:r>
      <w:r w:rsidR="00E0627C">
        <w:t>2</w:t>
      </w:r>
      <w:r>
        <w:t>;</w:t>
      </w:r>
      <w:proofErr w:type="gramEnd"/>
    </w:p>
    <w:p w14:paraId="1BDCEEE2" w14:textId="753B56A9" w:rsidR="00465DE4" w:rsidRDefault="00465DE4" w:rsidP="00465DE4">
      <w:r>
        <w:t xml:space="preserve">grant select on ch1.CTHD to </w:t>
      </w:r>
      <w:proofErr w:type="gramStart"/>
      <w:r w:rsidR="00E0627C">
        <w:t>ch2</w:t>
      </w:r>
      <w:r>
        <w:t>;</w:t>
      </w:r>
      <w:proofErr w:type="gramEnd"/>
    </w:p>
    <w:p w14:paraId="05C50C3A" w14:textId="687E7C16" w:rsidR="00465DE4" w:rsidRDefault="00465DE4" w:rsidP="00465DE4">
      <w:r>
        <w:t xml:space="preserve">grant select on ch1.KHOHS_QLKHO to </w:t>
      </w:r>
      <w:proofErr w:type="gramStart"/>
      <w:r w:rsidR="00E0627C">
        <w:t>ch2</w:t>
      </w:r>
      <w:r>
        <w:t>;</w:t>
      </w:r>
      <w:proofErr w:type="gramEnd"/>
    </w:p>
    <w:p w14:paraId="3328D250" w14:textId="4A7D5D67" w:rsidR="00465DE4" w:rsidRDefault="00465DE4" w:rsidP="00465DE4">
      <w:r>
        <w:t xml:space="preserve">grant select on ch1.KHOHS_NVBH to </w:t>
      </w:r>
      <w:proofErr w:type="gramStart"/>
      <w:r w:rsidR="00E0627C">
        <w:t>ch2</w:t>
      </w:r>
      <w:r>
        <w:t>;</w:t>
      </w:r>
      <w:proofErr w:type="gramEnd"/>
    </w:p>
    <w:p w14:paraId="197FD3A7" w14:textId="77777777" w:rsidR="005F1090" w:rsidRDefault="005F1090" w:rsidP="005F1090">
      <w:pPr>
        <w:rPr>
          <w:b/>
          <w:bCs/>
        </w:rPr>
      </w:pPr>
    </w:p>
    <w:p w14:paraId="2F90EB44" w14:textId="48C07831" w:rsidR="001079CF" w:rsidRPr="005F1090" w:rsidRDefault="005F1090" w:rsidP="005F1090">
      <w:pPr>
        <w:rPr>
          <w:b/>
          <w:bCs/>
        </w:rPr>
      </w:pPr>
      <w:proofErr w:type="spellStart"/>
      <w:r>
        <w:rPr>
          <w:b/>
          <w:bCs/>
        </w:rPr>
        <w:t>Cấp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quyền</w:t>
      </w:r>
      <w:proofErr w:type="spellEnd"/>
      <w:r>
        <w:rPr>
          <w:b/>
          <w:bCs/>
        </w:rPr>
        <w:t xml:space="preserve"> </w:t>
      </w:r>
      <w:proofErr w:type="spellStart"/>
      <w:r w:rsidRPr="005F1090">
        <w:rPr>
          <w:b/>
          <w:bCs/>
        </w:rPr>
        <w:t>Trưởng</w:t>
      </w:r>
      <w:proofErr w:type="spellEnd"/>
      <w:r w:rsidRPr="005F1090">
        <w:rPr>
          <w:b/>
          <w:bCs/>
        </w:rPr>
        <w:t xml:space="preserve"> </w:t>
      </w:r>
      <w:proofErr w:type="spellStart"/>
      <w:r w:rsidRPr="005F1090">
        <w:rPr>
          <w:b/>
          <w:bCs/>
        </w:rPr>
        <w:t>kho</w:t>
      </w:r>
      <w:proofErr w:type="spellEnd"/>
      <w:r w:rsidRPr="005F1090">
        <w:rPr>
          <w:b/>
          <w:bCs/>
        </w:rPr>
        <w:t xml:space="preserve"> </w:t>
      </w:r>
      <w:proofErr w:type="spellStart"/>
      <w:r w:rsidRPr="005F1090">
        <w:rPr>
          <w:b/>
          <w:bCs/>
        </w:rPr>
        <w:t>từ</w:t>
      </w:r>
      <w:proofErr w:type="spellEnd"/>
      <w:r w:rsidRPr="005F1090">
        <w:rPr>
          <w:b/>
          <w:bCs/>
        </w:rPr>
        <w:t xml:space="preserve"> CH1 </w:t>
      </w:r>
      <w:proofErr w:type="spellStart"/>
      <w:r w:rsidRPr="005F1090">
        <w:rPr>
          <w:b/>
          <w:bCs/>
        </w:rPr>
        <w:t>xem</w:t>
      </w:r>
      <w:proofErr w:type="spellEnd"/>
      <w:r w:rsidRPr="005F1090">
        <w:rPr>
          <w:b/>
          <w:bCs/>
        </w:rPr>
        <w:t xml:space="preserve"> KHOHS_QLKHO, KHOHS_NVBH</w:t>
      </w:r>
      <w:r w:rsidR="005334D8">
        <w:rPr>
          <w:b/>
          <w:bCs/>
        </w:rPr>
        <w:t xml:space="preserve"> </w:t>
      </w:r>
      <w:proofErr w:type="spellStart"/>
      <w:r w:rsidR="005334D8">
        <w:rPr>
          <w:b/>
          <w:bCs/>
        </w:rPr>
        <w:t>của</w:t>
      </w:r>
      <w:proofErr w:type="spellEnd"/>
      <w:r w:rsidR="005334D8">
        <w:rPr>
          <w:b/>
          <w:bCs/>
        </w:rPr>
        <w:t xml:space="preserve"> CH2</w:t>
      </w:r>
    </w:p>
    <w:p w14:paraId="659E4D5E" w14:textId="77777777" w:rsidR="001079CF" w:rsidRDefault="001079CF" w:rsidP="001079CF">
      <w:r>
        <w:t xml:space="preserve">grant select on ch2.KHOHS_QLKHO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  <w:r>
        <w:t xml:space="preserve"> </w:t>
      </w:r>
    </w:p>
    <w:p w14:paraId="050AFBCC" w14:textId="77777777" w:rsidR="001079CF" w:rsidRDefault="001079CF" w:rsidP="001079CF">
      <w:r>
        <w:t xml:space="preserve">grant select on ch2.KHOHS_NVBH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207E7D12" w14:textId="77777777" w:rsidR="001079CF" w:rsidRDefault="001079CF" w:rsidP="00465DE4"/>
    <w:p w14:paraId="1E9BACDF" w14:textId="77777777" w:rsidR="001079CF" w:rsidRDefault="001079CF" w:rsidP="00465DE4"/>
    <w:p w14:paraId="4818DC55" w14:textId="7BACE70D" w:rsidR="000B5A1A" w:rsidRDefault="000B5A1A" w:rsidP="000B5A1A">
      <w:r>
        <w:t>--DATABASE LINK</w:t>
      </w:r>
    </w:p>
    <w:p w14:paraId="7CC99572" w14:textId="77777777" w:rsidR="000B5A1A" w:rsidRDefault="000B5A1A" w:rsidP="000B5A1A">
      <w:r>
        <w:t>create public database link ch2_dblink connect to ch1 identified by ch1 using 'ch2</w:t>
      </w:r>
      <w:proofErr w:type="gramStart"/>
      <w:r>
        <w:t>';</w:t>
      </w:r>
      <w:proofErr w:type="gramEnd"/>
    </w:p>
    <w:p w14:paraId="65997002" w14:textId="77777777" w:rsidR="000B5A1A" w:rsidRDefault="000B5A1A" w:rsidP="000B5A1A">
      <w:r>
        <w:t xml:space="preserve">create public database link ch2_dblink_tk connect to </w:t>
      </w:r>
      <w:proofErr w:type="spellStart"/>
      <w:r>
        <w:t>TruongKho</w:t>
      </w:r>
      <w:proofErr w:type="spellEnd"/>
      <w:r>
        <w:t xml:space="preserve"> identified by </w:t>
      </w:r>
      <w:proofErr w:type="spellStart"/>
      <w:r>
        <w:t>truongkho</w:t>
      </w:r>
      <w:proofErr w:type="spellEnd"/>
      <w:r>
        <w:t xml:space="preserve"> using 'ch2</w:t>
      </w:r>
      <w:proofErr w:type="gramStart"/>
      <w:r>
        <w:t>';</w:t>
      </w:r>
      <w:proofErr w:type="gramEnd"/>
    </w:p>
    <w:p w14:paraId="4A6ADBE3" w14:textId="77777777" w:rsidR="000B5A1A" w:rsidRDefault="000B5A1A" w:rsidP="000B5A1A">
      <w:r>
        <w:t xml:space="preserve">create public database link ch2_dblink_nv connect to </w:t>
      </w:r>
      <w:proofErr w:type="spellStart"/>
      <w:r>
        <w:t>NhanVien</w:t>
      </w:r>
      <w:proofErr w:type="spellEnd"/>
      <w:r>
        <w:t xml:space="preserve"> identified by </w:t>
      </w:r>
      <w:proofErr w:type="spellStart"/>
      <w:r>
        <w:t>nhanvien</w:t>
      </w:r>
      <w:proofErr w:type="spellEnd"/>
      <w:r>
        <w:t xml:space="preserve"> using 'ch2</w:t>
      </w:r>
      <w:proofErr w:type="gramStart"/>
      <w:r>
        <w:t>';</w:t>
      </w:r>
      <w:proofErr w:type="gramEnd"/>
    </w:p>
    <w:p w14:paraId="37117B7B" w14:textId="77777777" w:rsidR="000B5A1A" w:rsidRPr="000B5A1A" w:rsidRDefault="000B5A1A" w:rsidP="000B5A1A">
      <w:pPr>
        <w:rPr>
          <w:b/>
          <w:bCs/>
        </w:rPr>
      </w:pPr>
    </w:p>
    <w:p w14:paraId="504D60AD" w14:textId="6B63FAE1" w:rsidR="77215151" w:rsidRPr="000B5A1A" w:rsidRDefault="00D82D76" w:rsidP="000B5A1A">
      <w:pPr>
        <w:pStyle w:val="ListParagraph"/>
        <w:numPr>
          <w:ilvl w:val="0"/>
          <w:numId w:val="14"/>
        </w:numPr>
        <w:rPr>
          <w:b/>
          <w:bCs/>
        </w:rPr>
      </w:pPr>
      <w:r w:rsidRPr="000B5A1A">
        <w:rPr>
          <w:b/>
          <w:bCs/>
        </w:rPr>
        <w:lastRenderedPageBreak/>
        <w:t>CH</w:t>
      </w:r>
      <w:r w:rsidR="000B5A1A" w:rsidRPr="000B5A1A">
        <w:rPr>
          <w:b/>
          <w:bCs/>
        </w:rPr>
        <w:t>2</w:t>
      </w:r>
      <w:r w:rsidRPr="000B5A1A">
        <w:rPr>
          <w:b/>
          <w:bCs/>
        </w:rPr>
        <w:t>:</w:t>
      </w:r>
    </w:p>
    <w:p w14:paraId="6BB7EDA3" w14:textId="77777777" w:rsidR="000E3525" w:rsidRDefault="000E3525" w:rsidP="000E3525">
      <w:r>
        <w:t xml:space="preserve">create user ch2 identified by </w:t>
      </w:r>
      <w:proofErr w:type="gramStart"/>
      <w:r>
        <w:t>ch2;</w:t>
      </w:r>
      <w:proofErr w:type="gramEnd"/>
    </w:p>
    <w:p w14:paraId="3E56BEA5" w14:textId="0A2486FC" w:rsidR="000E3525" w:rsidRDefault="000E3525" w:rsidP="000E3525">
      <w:proofErr w:type="gramStart"/>
      <w:r>
        <w:t>grant</w:t>
      </w:r>
      <w:proofErr w:type="gramEnd"/>
      <w:r>
        <w:t xml:space="preserve"> create session, connect, dba to ch2;</w:t>
      </w:r>
    </w:p>
    <w:p w14:paraId="48C26DD0" w14:textId="77777777" w:rsidR="000E3525" w:rsidRDefault="000E3525" w:rsidP="000955A7"/>
    <w:p w14:paraId="32EDBE3B" w14:textId="20DC9164" w:rsidR="000955A7" w:rsidRDefault="000955A7" w:rsidP="000955A7">
      <w:r>
        <w:t xml:space="preserve">CREATE USER </w:t>
      </w:r>
      <w:proofErr w:type="spellStart"/>
      <w:r>
        <w:t>giamdocreal</w:t>
      </w:r>
      <w:proofErr w:type="spellEnd"/>
      <w:r>
        <w:t xml:space="preserve"> identified by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65A7B27A" w14:textId="77777777" w:rsidR="000955A7" w:rsidRDefault="000955A7" w:rsidP="000955A7">
      <w:proofErr w:type="gramStart"/>
      <w:r>
        <w:t>grant</w:t>
      </w:r>
      <w:proofErr w:type="gramEnd"/>
      <w:r>
        <w:t xml:space="preserve"> create session, connect to </w:t>
      </w:r>
      <w:proofErr w:type="spellStart"/>
      <w:r>
        <w:t>giamdocreal</w:t>
      </w:r>
      <w:proofErr w:type="spellEnd"/>
      <w:r>
        <w:t>;</w:t>
      </w:r>
    </w:p>
    <w:p w14:paraId="6D76D260" w14:textId="77777777" w:rsidR="000955A7" w:rsidRDefault="000955A7" w:rsidP="000955A7">
      <w:r>
        <w:t xml:space="preserve">grant insert, select, update, delete on ch2.KHACHHANG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0271A7D6" w14:textId="77777777" w:rsidR="000955A7" w:rsidRDefault="000955A7" w:rsidP="000955A7">
      <w:r>
        <w:t xml:space="preserve">grant insert, select, update, delete on ch2.NHANVIEN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5D407310" w14:textId="77777777" w:rsidR="000955A7" w:rsidRDefault="000955A7" w:rsidP="000955A7">
      <w:r>
        <w:t xml:space="preserve">grant insert, select, update, delete on ch2.HAISAN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0C8B211B" w14:textId="77777777" w:rsidR="000955A7" w:rsidRDefault="000955A7" w:rsidP="000955A7">
      <w:r>
        <w:t xml:space="preserve">grant insert, select, update, delete on ch2.CUAHANG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5081CFB1" w14:textId="77777777" w:rsidR="000955A7" w:rsidRDefault="000955A7" w:rsidP="000955A7">
      <w:r>
        <w:t xml:space="preserve">grant insert, select, update, delete on ch2.LOAI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1F098CB3" w14:textId="77777777" w:rsidR="000955A7" w:rsidRDefault="000955A7" w:rsidP="000955A7">
      <w:r>
        <w:t xml:space="preserve">grant insert, select, update, delete on ch2.HOADON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4C6768DF" w14:textId="77777777" w:rsidR="000955A7" w:rsidRDefault="000955A7" w:rsidP="000955A7">
      <w:r>
        <w:t xml:space="preserve">grant insert, select, update, delete on ch2.CTHD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362F158B" w14:textId="77777777" w:rsidR="000955A7" w:rsidRDefault="000955A7" w:rsidP="000955A7">
      <w:r>
        <w:t xml:space="preserve">grant insert, select, update, delete on ch2.KHOHS_QLKHO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475A49DD" w14:textId="77777777" w:rsidR="000955A7" w:rsidRDefault="000955A7" w:rsidP="000955A7">
      <w:r>
        <w:t xml:space="preserve">grant select on ch2.KHOHS_NVBH to </w:t>
      </w:r>
      <w:proofErr w:type="spellStart"/>
      <w:proofErr w:type="gramStart"/>
      <w:r>
        <w:t>giamdocreal</w:t>
      </w:r>
      <w:proofErr w:type="spellEnd"/>
      <w:r>
        <w:t>;</w:t>
      </w:r>
      <w:proofErr w:type="gramEnd"/>
    </w:p>
    <w:p w14:paraId="6DD0915A" w14:textId="77777777" w:rsidR="000955A7" w:rsidRDefault="000955A7" w:rsidP="000955A7"/>
    <w:p w14:paraId="75652360" w14:textId="77777777" w:rsidR="000955A7" w:rsidRDefault="000955A7" w:rsidP="000955A7">
      <w:r>
        <w:t xml:space="preserve">CREATE USER </w:t>
      </w:r>
      <w:proofErr w:type="spellStart"/>
      <w:r>
        <w:t>TruongKho</w:t>
      </w:r>
      <w:proofErr w:type="spellEnd"/>
      <w:r>
        <w:t xml:space="preserve"> identified by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440B197A" w14:textId="77777777" w:rsidR="000955A7" w:rsidRDefault="000955A7" w:rsidP="000955A7">
      <w:proofErr w:type="gramStart"/>
      <w:r>
        <w:t>grant</w:t>
      </w:r>
      <w:proofErr w:type="gramEnd"/>
      <w:r>
        <w:t xml:space="preserve"> create session, connect to </w:t>
      </w:r>
      <w:proofErr w:type="spellStart"/>
      <w:r>
        <w:t>TruongKho</w:t>
      </w:r>
      <w:proofErr w:type="spellEnd"/>
      <w:r>
        <w:t>;</w:t>
      </w:r>
    </w:p>
    <w:p w14:paraId="78DD440B" w14:textId="77777777" w:rsidR="000955A7" w:rsidRDefault="000955A7" w:rsidP="000955A7">
      <w:r>
        <w:t xml:space="preserve">grant insert, select, update, delete on ch2.KHOHS_QLKHO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5B885B52" w14:textId="77777777" w:rsidR="000955A7" w:rsidRDefault="000955A7" w:rsidP="000955A7">
      <w:r>
        <w:t xml:space="preserve">grant insert, select, update, delete on ch2.HAISAN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19244669" w14:textId="77777777" w:rsidR="000955A7" w:rsidRDefault="000955A7" w:rsidP="000955A7">
      <w:r>
        <w:t xml:space="preserve">grant insert, select, update, delete on ch2.LOAI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1FADFA05" w14:textId="77777777" w:rsidR="000955A7" w:rsidRDefault="000955A7" w:rsidP="000955A7">
      <w:r>
        <w:t xml:space="preserve">grant select on ch2.KHACHHANG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705D5D6B" w14:textId="77777777" w:rsidR="000955A7" w:rsidRDefault="000955A7" w:rsidP="000955A7">
      <w:r>
        <w:t xml:space="preserve">grant select on ch2.KHOHS_NVBH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48D5B646" w14:textId="77777777" w:rsidR="000955A7" w:rsidRDefault="000955A7" w:rsidP="000955A7">
      <w:r>
        <w:t xml:space="preserve">grant select on ch2.CUAHANG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49BE848E" w14:textId="77777777" w:rsidR="000955A7" w:rsidRDefault="000955A7" w:rsidP="000955A7">
      <w:r>
        <w:t xml:space="preserve">grant select on ch2.HOADON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2CF00F5B" w14:textId="77777777" w:rsidR="000955A7" w:rsidRDefault="000955A7" w:rsidP="000955A7">
      <w:r>
        <w:t xml:space="preserve">grant select on ch2.CTHD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1089F2C0" w14:textId="77777777" w:rsidR="000955A7" w:rsidRDefault="000955A7" w:rsidP="000955A7"/>
    <w:p w14:paraId="17325751" w14:textId="77777777" w:rsidR="000955A7" w:rsidRDefault="000955A7" w:rsidP="000955A7">
      <w:r>
        <w:lastRenderedPageBreak/>
        <w:t xml:space="preserve">CREATE USER </w:t>
      </w:r>
      <w:proofErr w:type="spellStart"/>
      <w:r>
        <w:t>NhanVien</w:t>
      </w:r>
      <w:proofErr w:type="spellEnd"/>
      <w:r>
        <w:t xml:space="preserve"> identified by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014C6E4F" w14:textId="77777777" w:rsidR="000955A7" w:rsidRDefault="000955A7" w:rsidP="000955A7">
      <w:proofErr w:type="gramStart"/>
      <w:r>
        <w:t>grant</w:t>
      </w:r>
      <w:proofErr w:type="gramEnd"/>
      <w:r>
        <w:t xml:space="preserve"> create session, connect to </w:t>
      </w:r>
      <w:proofErr w:type="spellStart"/>
      <w:r>
        <w:t>NhanVien</w:t>
      </w:r>
      <w:proofErr w:type="spellEnd"/>
      <w:r>
        <w:t>;</w:t>
      </w:r>
    </w:p>
    <w:p w14:paraId="6C3082CC" w14:textId="77777777" w:rsidR="000955A7" w:rsidRDefault="000955A7" w:rsidP="000955A7">
      <w:r>
        <w:t xml:space="preserve">grant insert, select, update, delete on ch2.KHACHHANG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1C16AB7F" w14:textId="77777777" w:rsidR="000955A7" w:rsidRDefault="000955A7" w:rsidP="000955A7">
      <w:r>
        <w:t xml:space="preserve">grant insert, select, update, delete on ch2.HOADON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2CBDEEFF" w14:textId="77777777" w:rsidR="000955A7" w:rsidRDefault="000955A7" w:rsidP="000955A7">
      <w:r>
        <w:t xml:space="preserve">grant insert, select, update, delete on ch2.CTHD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0D866789" w14:textId="77777777" w:rsidR="000955A7" w:rsidRDefault="000955A7" w:rsidP="000955A7">
      <w:r>
        <w:t xml:space="preserve">grant select on ch2.HAISAN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783E9D67" w14:textId="77777777" w:rsidR="000955A7" w:rsidRDefault="000955A7" w:rsidP="000955A7">
      <w:r>
        <w:t xml:space="preserve">grant select on ch2.NHANVIEN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15295FD2" w14:textId="77777777" w:rsidR="000955A7" w:rsidRDefault="000955A7" w:rsidP="000955A7">
      <w:r>
        <w:t xml:space="preserve">grant select on ch2.LOAI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6F4DC83D" w14:textId="77777777" w:rsidR="000955A7" w:rsidRDefault="000955A7" w:rsidP="000955A7">
      <w:r>
        <w:t xml:space="preserve">grant select on ch2.CUAHANG to </w:t>
      </w:r>
      <w:proofErr w:type="spellStart"/>
      <w:proofErr w:type="gramStart"/>
      <w:r>
        <w:t>NhanVien</w:t>
      </w:r>
      <w:proofErr w:type="spellEnd"/>
      <w:r>
        <w:t>;</w:t>
      </w:r>
      <w:proofErr w:type="gramEnd"/>
    </w:p>
    <w:p w14:paraId="1607BAE8" w14:textId="77777777" w:rsidR="000955A7" w:rsidRDefault="000955A7" w:rsidP="000955A7"/>
    <w:p w14:paraId="419A1BBD" w14:textId="77777777" w:rsidR="000955A7" w:rsidRDefault="000955A7" w:rsidP="000955A7">
      <w:r>
        <w:t xml:space="preserve">CREATE USER ch2 identified by </w:t>
      </w:r>
      <w:proofErr w:type="gramStart"/>
      <w:r>
        <w:t>ch2;</w:t>
      </w:r>
      <w:proofErr w:type="gramEnd"/>
    </w:p>
    <w:p w14:paraId="50270A1C" w14:textId="77777777" w:rsidR="000955A7" w:rsidRDefault="000955A7" w:rsidP="000955A7">
      <w:proofErr w:type="gramStart"/>
      <w:r>
        <w:t>grant</w:t>
      </w:r>
      <w:proofErr w:type="gramEnd"/>
      <w:r>
        <w:t xml:space="preserve"> create session, connect, dba to ch2;</w:t>
      </w:r>
    </w:p>
    <w:p w14:paraId="04BBB5F5" w14:textId="77777777" w:rsidR="000955A7" w:rsidRDefault="000955A7" w:rsidP="000955A7">
      <w:r>
        <w:t xml:space="preserve">grant select on ch2.KHACHHANG to </w:t>
      </w:r>
      <w:proofErr w:type="gramStart"/>
      <w:r>
        <w:t>ch2;</w:t>
      </w:r>
      <w:proofErr w:type="gramEnd"/>
    </w:p>
    <w:p w14:paraId="30402D0E" w14:textId="77777777" w:rsidR="000955A7" w:rsidRDefault="000955A7" w:rsidP="000955A7">
      <w:r>
        <w:t xml:space="preserve">grant select on ch2.NHANVIEN to </w:t>
      </w:r>
      <w:proofErr w:type="gramStart"/>
      <w:r>
        <w:t>ch2;</w:t>
      </w:r>
      <w:proofErr w:type="gramEnd"/>
    </w:p>
    <w:p w14:paraId="290D3CA4" w14:textId="77777777" w:rsidR="000955A7" w:rsidRDefault="000955A7" w:rsidP="000955A7">
      <w:r>
        <w:t xml:space="preserve">grant select on ch2.HAISAN to </w:t>
      </w:r>
      <w:proofErr w:type="gramStart"/>
      <w:r>
        <w:t>ch2;</w:t>
      </w:r>
      <w:proofErr w:type="gramEnd"/>
    </w:p>
    <w:p w14:paraId="7BDC2F26" w14:textId="77777777" w:rsidR="000955A7" w:rsidRDefault="000955A7" w:rsidP="000955A7">
      <w:r>
        <w:t xml:space="preserve">grant select on ch2.CUAHANG to </w:t>
      </w:r>
      <w:proofErr w:type="gramStart"/>
      <w:r>
        <w:t>ch2;</w:t>
      </w:r>
      <w:proofErr w:type="gramEnd"/>
    </w:p>
    <w:p w14:paraId="4909C143" w14:textId="77777777" w:rsidR="000955A7" w:rsidRDefault="000955A7" w:rsidP="000955A7">
      <w:r>
        <w:t xml:space="preserve">grant select on ch2.LOAI to </w:t>
      </w:r>
      <w:proofErr w:type="gramStart"/>
      <w:r>
        <w:t>ch2;</w:t>
      </w:r>
      <w:proofErr w:type="gramEnd"/>
    </w:p>
    <w:p w14:paraId="1647F5F1" w14:textId="77777777" w:rsidR="000955A7" w:rsidRDefault="000955A7" w:rsidP="000955A7">
      <w:r>
        <w:t xml:space="preserve">grant select on ch2.HOADON to </w:t>
      </w:r>
      <w:proofErr w:type="gramStart"/>
      <w:r>
        <w:t>ch2;</w:t>
      </w:r>
      <w:proofErr w:type="gramEnd"/>
    </w:p>
    <w:p w14:paraId="61B2E6C8" w14:textId="77777777" w:rsidR="000955A7" w:rsidRDefault="000955A7" w:rsidP="000955A7">
      <w:r>
        <w:t xml:space="preserve">grant select on ch2.CTHD to </w:t>
      </w:r>
      <w:proofErr w:type="gramStart"/>
      <w:r>
        <w:t>ch2;</w:t>
      </w:r>
      <w:proofErr w:type="gramEnd"/>
    </w:p>
    <w:p w14:paraId="274C6465" w14:textId="77777777" w:rsidR="000955A7" w:rsidRDefault="000955A7" w:rsidP="000955A7">
      <w:r>
        <w:t xml:space="preserve">grant select on ch2.KHOHS_QLKHO to </w:t>
      </w:r>
      <w:proofErr w:type="gramStart"/>
      <w:r>
        <w:t>ch2;</w:t>
      </w:r>
      <w:proofErr w:type="gramEnd"/>
    </w:p>
    <w:p w14:paraId="38B43316" w14:textId="77777777" w:rsidR="000955A7" w:rsidRDefault="000955A7" w:rsidP="000955A7">
      <w:r>
        <w:t xml:space="preserve">grant select on ch2.KHOHS_NVBH to </w:t>
      </w:r>
      <w:proofErr w:type="gramStart"/>
      <w:r>
        <w:t>ch2;</w:t>
      </w:r>
      <w:proofErr w:type="gramEnd"/>
    </w:p>
    <w:p w14:paraId="741895E6" w14:textId="77777777" w:rsidR="000955A7" w:rsidRDefault="000955A7" w:rsidP="000955A7"/>
    <w:p w14:paraId="094DE2DF" w14:textId="1096708F" w:rsidR="005334D8" w:rsidRPr="005F1090" w:rsidRDefault="005334D8" w:rsidP="005334D8">
      <w:pPr>
        <w:rPr>
          <w:b/>
          <w:bCs/>
        </w:rPr>
      </w:pPr>
      <w:proofErr w:type="spellStart"/>
      <w:r>
        <w:rPr>
          <w:b/>
          <w:bCs/>
        </w:rPr>
        <w:t>Cấp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quyền</w:t>
      </w:r>
      <w:proofErr w:type="spellEnd"/>
      <w:r>
        <w:rPr>
          <w:b/>
          <w:bCs/>
        </w:rPr>
        <w:t xml:space="preserve"> </w:t>
      </w:r>
      <w:proofErr w:type="spellStart"/>
      <w:r w:rsidRPr="005F1090">
        <w:rPr>
          <w:b/>
          <w:bCs/>
        </w:rPr>
        <w:t>Trưởng</w:t>
      </w:r>
      <w:proofErr w:type="spellEnd"/>
      <w:r w:rsidRPr="005F1090">
        <w:rPr>
          <w:b/>
          <w:bCs/>
        </w:rPr>
        <w:t xml:space="preserve"> </w:t>
      </w:r>
      <w:proofErr w:type="spellStart"/>
      <w:r w:rsidRPr="005F1090">
        <w:rPr>
          <w:b/>
          <w:bCs/>
        </w:rPr>
        <w:t>kho</w:t>
      </w:r>
      <w:proofErr w:type="spellEnd"/>
      <w:r w:rsidRPr="005F1090">
        <w:rPr>
          <w:b/>
          <w:bCs/>
        </w:rPr>
        <w:t xml:space="preserve"> </w:t>
      </w:r>
      <w:proofErr w:type="spellStart"/>
      <w:r w:rsidRPr="005F1090">
        <w:rPr>
          <w:b/>
          <w:bCs/>
        </w:rPr>
        <w:t>từ</w:t>
      </w:r>
      <w:proofErr w:type="spellEnd"/>
      <w:r w:rsidRPr="005F1090">
        <w:rPr>
          <w:b/>
          <w:bCs/>
        </w:rPr>
        <w:t xml:space="preserve"> CH</w:t>
      </w:r>
      <w:r>
        <w:rPr>
          <w:b/>
          <w:bCs/>
        </w:rPr>
        <w:t>2</w:t>
      </w:r>
      <w:r w:rsidRPr="005F1090">
        <w:rPr>
          <w:b/>
          <w:bCs/>
        </w:rPr>
        <w:t xml:space="preserve"> </w:t>
      </w:r>
      <w:proofErr w:type="spellStart"/>
      <w:r w:rsidRPr="005F1090">
        <w:rPr>
          <w:b/>
          <w:bCs/>
        </w:rPr>
        <w:t>xem</w:t>
      </w:r>
      <w:proofErr w:type="spellEnd"/>
      <w:r w:rsidRPr="005F1090">
        <w:rPr>
          <w:b/>
          <w:bCs/>
        </w:rPr>
        <w:t xml:space="preserve"> KHOHS_QLKHO, KHOHS_NVBH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CH1</w:t>
      </w:r>
    </w:p>
    <w:p w14:paraId="0C054694" w14:textId="77777777" w:rsidR="005334D8" w:rsidRDefault="005334D8" w:rsidP="005334D8">
      <w:r>
        <w:t xml:space="preserve">grant select on ch2.KHOHS_QLKHO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  <w:r>
        <w:t xml:space="preserve"> </w:t>
      </w:r>
    </w:p>
    <w:p w14:paraId="41714CC5" w14:textId="77777777" w:rsidR="005334D8" w:rsidRDefault="005334D8" w:rsidP="005334D8">
      <w:r>
        <w:t xml:space="preserve">grant select on ch2.KHOHS_NVBH to </w:t>
      </w:r>
      <w:proofErr w:type="spellStart"/>
      <w:proofErr w:type="gramStart"/>
      <w:r>
        <w:t>TruongKho</w:t>
      </w:r>
      <w:proofErr w:type="spellEnd"/>
      <w:r>
        <w:t>;</w:t>
      </w:r>
      <w:proofErr w:type="gramEnd"/>
    </w:p>
    <w:p w14:paraId="28D833F4" w14:textId="77777777" w:rsidR="005334D8" w:rsidRDefault="005334D8" w:rsidP="000955A7"/>
    <w:p w14:paraId="6E3BA09F" w14:textId="77777777" w:rsidR="000955A7" w:rsidRDefault="000955A7" w:rsidP="000955A7">
      <w:r>
        <w:t>--DATABASE LINK</w:t>
      </w:r>
    </w:p>
    <w:p w14:paraId="008DEE93" w14:textId="77777777" w:rsidR="000955A7" w:rsidRDefault="000955A7" w:rsidP="000955A7">
      <w:r>
        <w:lastRenderedPageBreak/>
        <w:t>create public database link ch1_dblink connect to ch1 identified by ch1 using 'ch1</w:t>
      </w:r>
      <w:proofErr w:type="gramStart"/>
      <w:r>
        <w:t>';</w:t>
      </w:r>
      <w:proofErr w:type="gramEnd"/>
    </w:p>
    <w:p w14:paraId="66E48C8D" w14:textId="77777777" w:rsidR="000955A7" w:rsidRDefault="000955A7" w:rsidP="000955A7">
      <w:r>
        <w:t xml:space="preserve">create public database link ch1_dblink_tk connect to </w:t>
      </w:r>
      <w:proofErr w:type="spellStart"/>
      <w:r>
        <w:t>TruongKho</w:t>
      </w:r>
      <w:proofErr w:type="spellEnd"/>
      <w:r>
        <w:t xml:space="preserve"> identified by </w:t>
      </w:r>
      <w:proofErr w:type="spellStart"/>
      <w:r>
        <w:t>truongkho</w:t>
      </w:r>
      <w:proofErr w:type="spellEnd"/>
      <w:r>
        <w:t xml:space="preserve"> using 'ch1</w:t>
      </w:r>
      <w:proofErr w:type="gramStart"/>
      <w:r>
        <w:t>';</w:t>
      </w:r>
      <w:proofErr w:type="gramEnd"/>
    </w:p>
    <w:p w14:paraId="6E2F2BE8" w14:textId="68F0DE2D" w:rsidR="00C95730" w:rsidRDefault="000955A7" w:rsidP="000955A7">
      <w:r>
        <w:t xml:space="preserve">create public database link ch1_dblink_nv connect to </w:t>
      </w:r>
      <w:proofErr w:type="spellStart"/>
      <w:r>
        <w:t>NhanVien</w:t>
      </w:r>
      <w:proofErr w:type="spellEnd"/>
      <w:r>
        <w:t xml:space="preserve"> identified by </w:t>
      </w:r>
      <w:proofErr w:type="spellStart"/>
      <w:r>
        <w:t>nhanvien</w:t>
      </w:r>
      <w:proofErr w:type="spellEnd"/>
      <w:r>
        <w:t xml:space="preserve"> using 'ch1</w:t>
      </w:r>
      <w:proofErr w:type="gramStart"/>
      <w:r>
        <w:t>';</w:t>
      </w:r>
      <w:proofErr w:type="gramEnd"/>
    </w:p>
    <w:p w14:paraId="28BFD7B0" w14:textId="77777777" w:rsidR="00D82D76" w:rsidRDefault="00D82D76" w:rsidP="77215151"/>
    <w:p w14:paraId="47AEEDB1" w14:textId="6D15B7E1" w:rsidR="00A332C0" w:rsidRDefault="77215151" w:rsidP="00DB7651">
      <w:pPr>
        <w:pStyle w:val="Heading2"/>
      </w:pPr>
      <w:bookmarkStart w:id="14" w:name="_Toc154958890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10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bookmarkEnd w:id="14"/>
      <w:proofErr w:type="spellEnd"/>
    </w:p>
    <w:p w14:paraId="29C622F5" w14:textId="1BA2164D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D72E21">
        <w:rPr>
          <w:b/>
          <w:bCs/>
          <w:color w:val="000000"/>
          <w:szCs w:val="26"/>
          <w:lang w:eastAsia="zh-CN"/>
        </w:rPr>
        <w:t>1</w:t>
      </w:r>
      <w:r w:rsidRPr="00020E89">
        <w:rPr>
          <w:b/>
          <w:bCs/>
          <w:color w:val="000000"/>
          <w:szCs w:val="26"/>
          <w:lang w:eastAsia="zh-CN"/>
        </w:rPr>
        <w:t xml:space="preserve">.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Tìm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nhân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viên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có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lương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tư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̀ 10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triệu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của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cả 2 chi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nhánh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(CN1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giamdoc</w:t>
      </w:r>
      <w:proofErr w:type="spellEnd"/>
      <w:r w:rsidRPr="00020E89">
        <w:rPr>
          <w:b/>
          <w:bCs/>
          <w:color w:val="000000"/>
          <w:szCs w:val="26"/>
          <w:lang w:eastAsia="zh-CN"/>
        </w:rPr>
        <w:t>)</w:t>
      </w:r>
    </w:p>
    <w:p w14:paraId="3137EBF8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SELECT n</w:t>
      </w:r>
      <w:proofErr w:type="gramStart"/>
      <w:r w:rsidRPr="00020E89">
        <w:rPr>
          <w:color w:val="000000"/>
          <w:szCs w:val="26"/>
          <w:lang w:eastAsia="zh-CN"/>
        </w:rPr>
        <w:t>1.MANV</w:t>
      </w:r>
      <w:proofErr w:type="gramEnd"/>
      <w:r w:rsidRPr="00020E89">
        <w:rPr>
          <w:color w:val="000000"/>
          <w:szCs w:val="26"/>
          <w:lang w:eastAsia="zh-CN"/>
        </w:rPr>
        <w:t>, n1.TenNV, n1.Luong, 'Cua Hang 1' AS CH</w:t>
      </w:r>
    </w:p>
    <w:p w14:paraId="4964503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FROM ch1.NHANVIEN n1</w:t>
      </w:r>
    </w:p>
    <w:p w14:paraId="28659CD4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WHERE n</w:t>
      </w:r>
      <w:proofErr w:type="gramStart"/>
      <w:r w:rsidRPr="00020E89">
        <w:rPr>
          <w:color w:val="000000"/>
          <w:szCs w:val="26"/>
          <w:lang w:eastAsia="zh-CN"/>
        </w:rPr>
        <w:t>1.Luong</w:t>
      </w:r>
      <w:proofErr w:type="gramEnd"/>
      <w:r w:rsidRPr="00020E89">
        <w:rPr>
          <w:color w:val="000000"/>
          <w:szCs w:val="26"/>
          <w:lang w:eastAsia="zh-CN"/>
        </w:rPr>
        <w:t xml:space="preserve"> &gt;= 10000000</w:t>
      </w:r>
    </w:p>
    <w:p w14:paraId="5D3E44DC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UNION</w:t>
      </w:r>
    </w:p>
    <w:p w14:paraId="38E48F94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SELECT n</w:t>
      </w:r>
      <w:proofErr w:type="gramStart"/>
      <w:r w:rsidRPr="00020E89">
        <w:rPr>
          <w:color w:val="000000"/>
          <w:szCs w:val="26"/>
          <w:lang w:eastAsia="zh-CN"/>
        </w:rPr>
        <w:t>2.MANV</w:t>
      </w:r>
      <w:proofErr w:type="gramEnd"/>
      <w:r w:rsidRPr="00020E89">
        <w:rPr>
          <w:color w:val="000000"/>
          <w:szCs w:val="26"/>
          <w:lang w:eastAsia="zh-CN"/>
        </w:rPr>
        <w:t>, n2.TenNV,n2.Luong, 'Cua Hang 2' AS CH</w:t>
      </w:r>
    </w:p>
    <w:p w14:paraId="3364EA92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FROM ch2.NHANVIEN@ch2_dblink n2</w:t>
      </w:r>
    </w:p>
    <w:p w14:paraId="4187B9A8" w14:textId="77777777" w:rsidR="00020E89" w:rsidRDefault="00020E89" w:rsidP="00020E89">
      <w:pPr>
        <w:spacing w:line="240" w:lineRule="auto"/>
        <w:rPr>
          <w:color w:val="000000"/>
          <w:szCs w:val="26"/>
          <w:lang w:eastAsia="zh-CN"/>
        </w:rPr>
      </w:pPr>
      <w:r w:rsidRPr="00020E89">
        <w:rPr>
          <w:color w:val="000000"/>
          <w:szCs w:val="26"/>
          <w:lang w:eastAsia="zh-CN"/>
        </w:rPr>
        <w:t>    WHERE n</w:t>
      </w:r>
      <w:proofErr w:type="gramStart"/>
      <w:r w:rsidRPr="00020E89">
        <w:rPr>
          <w:color w:val="000000"/>
          <w:szCs w:val="26"/>
          <w:lang w:eastAsia="zh-CN"/>
        </w:rPr>
        <w:t>2.Luong</w:t>
      </w:r>
      <w:proofErr w:type="gramEnd"/>
      <w:r w:rsidRPr="00020E89">
        <w:rPr>
          <w:color w:val="000000"/>
          <w:szCs w:val="26"/>
          <w:lang w:eastAsia="zh-CN"/>
        </w:rPr>
        <w:t xml:space="preserve"> &gt;= 10000000;</w:t>
      </w:r>
    </w:p>
    <w:p w14:paraId="202056F4" w14:textId="77777777" w:rsidR="006776C1" w:rsidRPr="00020E89" w:rsidRDefault="006776C1" w:rsidP="00020E89">
      <w:pPr>
        <w:spacing w:line="240" w:lineRule="auto"/>
        <w:rPr>
          <w:sz w:val="24"/>
          <w:szCs w:val="24"/>
          <w:lang w:eastAsia="zh-CN"/>
        </w:rPr>
      </w:pPr>
    </w:p>
    <w:p w14:paraId="0EEA3AF9" w14:textId="3FD059B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drawing>
          <wp:inline distT="0" distB="0" distL="0" distR="0" wp14:anchorId="188EE891" wp14:editId="56A62B1A">
            <wp:extent cx="4960620" cy="1950720"/>
            <wp:effectExtent l="0" t="0" r="0" b="0"/>
            <wp:docPr id="1202444807" name="Picture 120244480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2D3C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55053B46" w14:textId="5AFF529C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lastRenderedPageBreak/>
        <w:drawing>
          <wp:inline distT="0" distB="0" distL="0" distR="0" wp14:anchorId="3D7CAE6F" wp14:editId="3506A547">
            <wp:extent cx="5943600" cy="6469380"/>
            <wp:effectExtent l="0" t="0" r="0" b="7620"/>
            <wp:docPr id="300840470" name="Picture 3008404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DC86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125D4321" w14:textId="77777777" w:rsidR="006776C1" w:rsidRDefault="006776C1" w:rsidP="00020E89">
      <w:pPr>
        <w:spacing w:line="240" w:lineRule="auto"/>
        <w:rPr>
          <w:b/>
          <w:bCs/>
          <w:color w:val="000000"/>
          <w:szCs w:val="26"/>
          <w:lang w:eastAsia="zh-CN"/>
        </w:rPr>
      </w:pPr>
    </w:p>
    <w:p w14:paraId="0F7BD055" w14:textId="13B498F9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D72E21">
        <w:rPr>
          <w:b/>
          <w:bCs/>
          <w:color w:val="000000"/>
          <w:szCs w:val="26"/>
          <w:lang w:eastAsia="zh-CN"/>
        </w:rPr>
        <w:t>2</w:t>
      </w:r>
      <w:r w:rsidRPr="00020E89">
        <w:rPr>
          <w:b/>
          <w:bCs/>
          <w:color w:val="000000"/>
          <w:szCs w:val="26"/>
          <w:lang w:eastAsia="zh-CN"/>
        </w:rPr>
        <w:t>. '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giám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đốc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'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tìm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ra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hải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sản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được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mua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nhiều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nhất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tại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từng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chi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nhánh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(CN1)</w:t>
      </w:r>
    </w:p>
    <w:p w14:paraId="1BF40394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(SELECT HS1.mahs, HS1.tenhs, </w:t>
      </w:r>
      <w:proofErr w:type="gramStart"/>
      <w:r w:rsidRPr="00020E89">
        <w:rPr>
          <w:color w:val="000000"/>
          <w:szCs w:val="26"/>
          <w:lang w:eastAsia="zh-CN"/>
        </w:rPr>
        <w:t>SUM(</w:t>
      </w:r>
      <w:proofErr w:type="gramEnd"/>
      <w:r w:rsidRPr="00020E89">
        <w:rPr>
          <w:color w:val="000000"/>
          <w:szCs w:val="26"/>
          <w:lang w:eastAsia="zh-CN"/>
        </w:rPr>
        <w:t xml:space="preserve">CTHD1.soluong) AS </w:t>
      </w:r>
      <w:proofErr w:type="spellStart"/>
      <w:r w:rsidRPr="00020E89">
        <w:rPr>
          <w:color w:val="000000"/>
          <w:szCs w:val="26"/>
          <w:lang w:eastAsia="zh-CN"/>
        </w:rPr>
        <w:t>sl_banduoc</w:t>
      </w:r>
      <w:proofErr w:type="spellEnd"/>
    </w:p>
    <w:p w14:paraId="7B3A0F2B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 ch1.HAISAN HS1, ch1.CTHD CTHD1</w:t>
      </w:r>
    </w:p>
    <w:p w14:paraId="7D64CC9E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WHERE HS1.mahs = CTHD1.mahs </w:t>
      </w:r>
    </w:p>
    <w:p w14:paraId="1F0ACE19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7C9162EE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GROUP BY HS1.mahs, HS1.tenhs</w:t>
      </w:r>
    </w:p>
    <w:p w14:paraId="708D3A19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ORDER BY </w:t>
      </w:r>
      <w:proofErr w:type="gramStart"/>
      <w:r w:rsidRPr="00020E89">
        <w:rPr>
          <w:color w:val="000000"/>
          <w:szCs w:val="26"/>
          <w:lang w:eastAsia="zh-CN"/>
        </w:rPr>
        <w:t>SUM(</w:t>
      </w:r>
      <w:proofErr w:type="gramEnd"/>
      <w:r w:rsidRPr="00020E89">
        <w:rPr>
          <w:color w:val="000000"/>
          <w:szCs w:val="26"/>
          <w:lang w:eastAsia="zh-CN"/>
        </w:rPr>
        <w:t>CTHD1.soluong) DESC</w:t>
      </w:r>
    </w:p>
    <w:p w14:paraId="74FAB1D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FETCH FIRST 1 ROWS WITH TIES)</w:t>
      </w:r>
    </w:p>
    <w:p w14:paraId="50846595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UNION</w:t>
      </w:r>
    </w:p>
    <w:p w14:paraId="0239EA1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(SELECT HS2.mahs, HS2.tenhs, </w:t>
      </w:r>
      <w:proofErr w:type="gramStart"/>
      <w:r w:rsidRPr="00020E89">
        <w:rPr>
          <w:color w:val="000000"/>
          <w:szCs w:val="26"/>
          <w:lang w:eastAsia="zh-CN"/>
        </w:rPr>
        <w:t>SUM(</w:t>
      </w:r>
      <w:proofErr w:type="gramEnd"/>
      <w:r w:rsidRPr="00020E89">
        <w:rPr>
          <w:color w:val="000000"/>
          <w:szCs w:val="26"/>
          <w:lang w:eastAsia="zh-CN"/>
        </w:rPr>
        <w:t xml:space="preserve">CTHD2.soluong) AS </w:t>
      </w:r>
      <w:proofErr w:type="spellStart"/>
      <w:r w:rsidRPr="00020E89">
        <w:rPr>
          <w:color w:val="000000"/>
          <w:szCs w:val="26"/>
          <w:lang w:eastAsia="zh-CN"/>
        </w:rPr>
        <w:t>sl_banduoc</w:t>
      </w:r>
      <w:proofErr w:type="spellEnd"/>
    </w:p>
    <w:p w14:paraId="02D50EA1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 ch2.HAISAN@ch2_dblink_gd HS2, ch2.CTHD@ch2_dblink_gd CTHD2</w:t>
      </w:r>
    </w:p>
    <w:p w14:paraId="429EED6A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WHERE HS2.mahs = CTHD2.mahs</w:t>
      </w:r>
    </w:p>
    <w:p w14:paraId="6606CB7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GROUP BY HS2.mahs, HS2.tenhs</w:t>
      </w:r>
    </w:p>
    <w:p w14:paraId="2DB7EC12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ORDER BY </w:t>
      </w:r>
      <w:proofErr w:type="gramStart"/>
      <w:r w:rsidRPr="00020E89">
        <w:rPr>
          <w:color w:val="000000"/>
          <w:szCs w:val="26"/>
          <w:lang w:eastAsia="zh-CN"/>
        </w:rPr>
        <w:t>SUM(</w:t>
      </w:r>
      <w:proofErr w:type="gramEnd"/>
      <w:r w:rsidRPr="00020E89">
        <w:rPr>
          <w:color w:val="000000"/>
          <w:szCs w:val="26"/>
          <w:lang w:eastAsia="zh-CN"/>
        </w:rPr>
        <w:t>CTHD2.soluong) DESC</w:t>
      </w:r>
    </w:p>
    <w:p w14:paraId="03E83A98" w14:textId="77777777" w:rsidR="00020E89" w:rsidRDefault="00020E89" w:rsidP="00020E89">
      <w:pPr>
        <w:spacing w:line="240" w:lineRule="auto"/>
        <w:rPr>
          <w:color w:val="000000"/>
          <w:szCs w:val="26"/>
          <w:lang w:eastAsia="zh-CN"/>
        </w:rPr>
      </w:pPr>
      <w:r w:rsidRPr="00020E89">
        <w:rPr>
          <w:color w:val="000000"/>
          <w:szCs w:val="26"/>
          <w:lang w:eastAsia="zh-CN"/>
        </w:rPr>
        <w:t>FETCH FIRST 1 ROWS WITH TIES</w:t>
      </w:r>
      <w:proofErr w:type="gramStart"/>
      <w:r w:rsidRPr="00020E89">
        <w:rPr>
          <w:color w:val="000000"/>
          <w:szCs w:val="26"/>
          <w:lang w:eastAsia="zh-CN"/>
        </w:rPr>
        <w:t>);</w:t>
      </w:r>
      <w:proofErr w:type="gramEnd"/>
    </w:p>
    <w:p w14:paraId="5300C407" w14:textId="77777777" w:rsidR="006776C1" w:rsidRPr="00020E89" w:rsidRDefault="006776C1" w:rsidP="00020E89">
      <w:pPr>
        <w:spacing w:line="240" w:lineRule="auto"/>
        <w:rPr>
          <w:sz w:val="24"/>
          <w:szCs w:val="24"/>
          <w:lang w:eastAsia="zh-CN"/>
        </w:rPr>
      </w:pPr>
    </w:p>
    <w:p w14:paraId="7F1C9AB4" w14:textId="6063ACDB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drawing>
          <wp:inline distT="0" distB="0" distL="0" distR="0" wp14:anchorId="733CB528" wp14:editId="70D1953C">
            <wp:extent cx="4996205" cy="4732020"/>
            <wp:effectExtent l="0" t="0" r="0" b="0"/>
            <wp:docPr id="201001292" name="Picture 20100129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30" cy="473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E228" w14:textId="6CB23D18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lastRenderedPageBreak/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D72E21">
        <w:rPr>
          <w:b/>
          <w:bCs/>
          <w:color w:val="000000"/>
          <w:szCs w:val="26"/>
          <w:lang w:eastAsia="zh-CN"/>
        </w:rPr>
        <w:t>3</w:t>
      </w:r>
      <w:r w:rsidRPr="00020E89">
        <w:rPr>
          <w:b/>
          <w:bCs/>
          <w:color w:val="000000"/>
          <w:szCs w:val="26"/>
          <w:lang w:eastAsia="zh-CN"/>
        </w:rPr>
        <w:t xml:space="preserve">. Top 3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sản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phẩm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có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danh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sô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́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cao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nhất</w:t>
      </w:r>
      <w:proofErr w:type="spellEnd"/>
      <w:r w:rsidRPr="00020E89">
        <w:rPr>
          <w:b/>
          <w:bCs/>
          <w:color w:val="000000"/>
          <w:szCs w:val="26"/>
          <w:lang w:eastAsia="zh-CN"/>
        </w:rPr>
        <w:t> </w:t>
      </w:r>
    </w:p>
    <w:p w14:paraId="375BC84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SELECT HSID, HSNAME, SL_BANDUOC </w:t>
      </w:r>
    </w:p>
    <w:p w14:paraId="571E80DD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 (</w:t>
      </w:r>
    </w:p>
    <w:p w14:paraId="484285E9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SELECT HSID, HSNAME, COALESCE(SUM(SL_BANDUOC), 0) AS SL_BANDUOC</w:t>
      </w:r>
    </w:p>
    <w:p w14:paraId="3B181D8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FROM (</w:t>
      </w:r>
    </w:p>
    <w:p w14:paraId="273099E2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SELECT HS2.MAHS AS HSID, HS2.TenHS AS HSNAME, CTHD2.SoLuong AS SL_BANDUOC</w:t>
      </w:r>
    </w:p>
    <w:p w14:paraId="0E8C398A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FROM ch1.HAISAN HS2</w:t>
      </w:r>
    </w:p>
    <w:p w14:paraId="34880CB8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LEFT JOIN ch2.CTHD@ch2_dblink_gd CTHD2 ON HS2.MAHS = CTHD2.MAHS</w:t>
      </w:r>
    </w:p>
    <w:p w14:paraId="625CC16A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UNION ALL</w:t>
      </w:r>
    </w:p>
    <w:p w14:paraId="1B74DFCB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SELECT HS1.MAHS AS HSID, HS1.TenHS AS HSNAME, CTHD1.SoLuong AS SL_BANDUOC</w:t>
      </w:r>
    </w:p>
    <w:p w14:paraId="6DBA31E1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FROM ch1.HAISAN HS1</w:t>
      </w:r>
    </w:p>
    <w:p w14:paraId="1B187B5A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LEFT JOIN ch1.CTHD CTHD1 ON HS1.MAHS = CTHD1.MAHS</w:t>
      </w:r>
    </w:p>
    <w:p w14:paraId="1540F3DB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)</w:t>
      </w:r>
    </w:p>
    <w:p w14:paraId="77D7C8F6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GROUP BY HSID, HSNAME</w:t>
      </w:r>
    </w:p>
    <w:p w14:paraId="2C456C3F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ORDER BY SL_BANDUOC DESC</w:t>
      </w:r>
    </w:p>
    <w:p w14:paraId="7E566F7F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)</w:t>
      </w:r>
    </w:p>
    <w:p w14:paraId="55004755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WHERE ROWNUM &lt;= </w:t>
      </w:r>
      <w:proofErr w:type="gramStart"/>
      <w:r w:rsidRPr="00020E89">
        <w:rPr>
          <w:color w:val="000000"/>
          <w:szCs w:val="26"/>
          <w:lang w:eastAsia="zh-CN"/>
        </w:rPr>
        <w:t>3;</w:t>
      </w:r>
      <w:proofErr w:type="gramEnd"/>
    </w:p>
    <w:p w14:paraId="06BD6CD0" w14:textId="0FACA924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lastRenderedPageBreak/>
        <w:drawing>
          <wp:inline distT="0" distB="0" distL="0" distR="0" wp14:anchorId="7AFEC1C1" wp14:editId="689AA4AE">
            <wp:extent cx="5943600" cy="4876800"/>
            <wp:effectExtent l="0" t="0" r="0" b="0"/>
            <wp:docPr id="1407823690" name="Picture 14078236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0E60" w14:textId="11B7B9FB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D72E21">
        <w:rPr>
          <w:b/>
          <w:bCs/>
          <w:color w:val="000000"/>
          <w:szCs w:val="26"/>
          <w:lang w:eastAsia="zh-CN"/>
        </w:rPr>
        <w:t>4</w:t>
      </w:r>
      <w:r w:rsidRPr="00020E89">
        <w:rPr>
          <w:b/>
          <w:bCs/>
          <w:color w:val="000000"/>
          <w:szCs w:val="26"/>
          <w:lang w:eastAsia="zh-CN"/>
        </w:rPr>
        <w:t xml:space="preserve">.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GiamDoc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liệt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kê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sô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́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lượng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nhân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viên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ở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mỗi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chi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nhánh</w:t>
      </w:r>
      <w:proofErr w:type="spellEnd"/>
    </w:p>
    <w:p w14:paraId="32A85629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SELECT </w:t>
      </w:r>
      <w:proofErr w:type="spellStart"/>
      <w:r w:rsidRPr="00020E89">
        <w:rPr>
          <w:color w:val="000000"/>
          <w:szCs w:val="26"/>
          <w:lang w:eastAsia="zh-CN"/>
        </w:rPr>
        <w:t>mach</w:t>
      </w:r>
      <w:proofErr w:type="spellEnd"/>
      <w:r w:rsidRPr="00020E89">
        <w:rPr>
          <w:color w:val="000000"/>
          <w:szCs w:val="26"/>
          <w:lang w:eastAsia="zh-CN"/>
        </w:rPr>
        <w:t xml:space="preserve">, </w:t>
      </w:r>
      <w:proofErr w:type="gramStart"/>
      <w:r w:rsidRPr="00020E89">
        <w:rPr>
          <w:color w:val="000000"/>
          <w:szCs w:val="26"/>
          <w:lang w:eastAsia="zh-CN"/>
        </w:rPr>
        <w:t>SLNV</w:t>
      </w:r>
      <w:proofErr w:type="gramEnd"/>
    </w:p>
    <w:p w14:paraId="7EFE423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FROM (SELECT </w:t>
      </w:r>
      <w:proofErr w:type="gramStart"/>
      <w:r w:rsidRPr="00020E89">
        <w:rPr>
          <w:color w:val="000000"/>
          <w:szCs w:val="26"/>
          <w:lang w:eastAsia="zh-CN"/>
        </w:rPr>
        <w:t>NV1.mach ,</w:t>
      </w:r>
      <w:proofErr w:type="gramEnd"/>
      <w:r w:rsidRPr="00020E89">
        <w:rPr>
          <w:color w:val="000000"/>
          <w:szCs w:val="26"/>
          <w:lang w:eastAsia="zh-CN"/>
        </w:rPr>
        <w:t xml:space="preserve"> count(NV1.manv) as SLNV</w:t>
      </w:r>
    </w:p>
    <w:p w14:paraId="7B3EA086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FROM ch1.NHANVIEN NV1</w:t>
      </w:r>
    </w:p>
    <w:p w14:paraId="2CA13A94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GROUP BY NV1.mach</w:t>
      </w:r>
    </w:p>
    <w:p w14:paraId="40510A05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UNION ALL</w:t>
      </w:r>
    </w:p>
    <w:p w14:paraId="7FFA3BE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      SELECT NV2.mach, </w:t>
      </w:r>
      <w:proofErr w:type="gramStart"/>
      <w:r w:rsidRPr="00020E89">
        <w:rPr>
          <w:color w:val="000000"/>
          <w:szCs w:val="26"/>
          <w:lang w:eastAsia="zh-CN"/>
        </w:rPr>
        <w:t>COUNT(</w:t>
      </w:r>
      <w:proofErr w:type="gramEnd"/>
      <w:r w:rsidRPr="00020E89">
        <w:rPr>
          <w:color w:val="000000"/>
          <w:szCs w:val="26"/>
          <w:lang w:eastAsia="zh-CN"/>
        </w:rPr>
        <w:t>NV2.manv) AS SLNV</w:t>
      </w:r>
    </w:p>
    <w:p w14:paraId="3DD80D51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FROM ch2.NHANVIEN@ch2_dblink NV2</w:t>
      </w:r>
    </w:p>
    <w:p w14:paraId="2483A987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GROUP BY NV2.mach</w:t>
      </w:r>
      <w:proofErr w:type="gramStart"/>
      <w:r w:rsidRPr="00020E89">
        <w:rPr>
          <w:color w:val="000000"/>
          <w:szCs w:val="26"/>
          <w:lang w:eastAsia="zh-CN"/>
        </w:rPr>
        <w:t>);</w:t>
      </w:r>
      <w:proofErr w:type="gramEnd"/>
    </w:p>
    <w:p w14:paraId="6A0B765C" w14:textId="3D088A38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lastRenderedPageBreak/>
        <w:drawing>
          <wp:inline distT="0" distB="0" distL="0" distR="0" wp14:anchorId="1A5BFDA1" wp14:editId="3BD116DF">
            <wp:extent cx="5670217" cy="1996440"/>
            <wp:effectExtent l="0" t="0" r="6985" b="3810"/>
            <wp:docPr id="1324027979" name="Picture 1324027979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omputer screen shot of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40" cy="199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8ADA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15FB4833" w14:textId="77777777" w:rsidR="006776C1" w:rsidRDefault="006776C1" w:rsidP="00020E89">
      <w:pPr>
        <w:spacing w:line="240" w:lineRule="auto"/>
        <w:rPr>
          <w:b/>
          <w:bCs/>
          <w:color w:val="000000"/>
          <w:szCs w:val="26"/>
          <w:lang w:eastAsia="zh-CN"/>
        </w:rPr>
      </w:pPr>
    </w:p>
    <w:p w14:paraId="2C83A876" w14:textId="388A840F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D72E21">
        <w:rPr>
          <w:b/>
          <w:bCs/>
          <w:color w:val="000000"/>
          <w:szCs w:val="26"/>
          <w:lang w:eastAsia="zh-CN"/>
        </w:rPr>
        <w:t>5</w:t>
      </w:r>
      <w:r w:rsidRPr="00020E89">
        <w:rPr>
          <w:b/>
          <w:bCs/>
          <w:color w:val="000000"/>
          <w:szCs w:val="26"/>
          <w:lang w:eastAsia="zh-CN"/>
        </w:rPr>
        <w:t xml:space="preserve">.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TruongKho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D07D59">
        <w:rPr>
          <w:b/>
          <w:bCs/>
          <w:color w:val="000000"/>
          <w:szCs w:val="26"/>
          <w:lang w:eastAsia="zh-CN"/>
        </w:rPr>
        <w:t>liệt</w:t>
      </w:r>
      <w:proofErr w:type="spellEnd"/>
      <w:r w:rsidR="00D07D5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D07D59">
        <w:rPr>
          <w:b/>
          <w:bCs/>
          <w:color w:val="000000"/>
          <w:szCs w:val="26"/>
          <w:lang w:eastAsia="zh-CN"/>
        </w:rPr>
        <w:t>kê</w:t>
      </w:r>
      <w:proofErr w:type="spellEnd"/>
      <w:r w:rsidR="00D07D5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D07D59">
        <w:rPr>
          <w:b/>
          <w:bCs/>
          <w:color w:val="000000"/>
          <w:szCs w:val="26"/>
          <w:lang w:eastAsia="zh-CN"/>
        </w:rPr>
        <w:t>sản</w:t>
      </w:r>
      <w:proofErr w:type="spellEnd"/>
      <w:r w:rsidR="00D07D5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D07D59">
        <w:rPr>
          <w:b/>
          <w:bCs/>
          <w:color w:val="000000"/>
          <w:szCs w:val="26"/>
          <w:lang w:eastAsia="zh-CN"/>
        </w:rPr>
        <w:t>phẩm</w:t>
      </w:r>
      <w:proofErr w:type="spellEnd"/>
      <w:r w:rsidR="00D07D5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D07D59">
        <w:rPr>
          <w:b/>
          <w:bCs/>
          <w:color w:val="000000"/>
          <w:szCs w:val="26"/>
          <w:lang w:eastAsia="zh-CN"/>
        </w:rPr>
        <w:t>hết</w:t>
      </w:r>
      <w:proofErr w:type="spellEnd"/>
      <w:r w:rsidR="00D07D5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D07D59">
        <w:rPr>
          <w:b/>
          <w:bCs/>
          <w:color w:val="000000"/>
          <w:szCs w:val="26"/>
          <w:lang w:eastAsia="zh-CN"/>
        </w:rPr>
        <w:t>hàng</w:t>
      </w:r>
      <w:proofErr w:type="spellEnd"/>
      <w:r w:rsidR="00D07D59">
        <w:rPr>
          <w:b/>
          <w:bCs/>
          <w:color w:val="000000"/>
          <w:szCs w:val="26"/>
          <w:lang w:eastAsia="zh-CN"/>
        </w:rPr>
        <w:t xml:space="preserve"> ở </w:t>
      </w:r>
      <w:proofErr w:type="spellStart"/>
      <w:r w:rsidR="00D07D59">
        <w:rPr>
          <w:b/>
          <w:bCs/>
          <w:color w:val="000000"/>
          <w:szCs w:val="26"/>
          <w:lang w:eastAsia="zh-CN"/>
        </w:rPr>
        <w:t>cả</w:t>
      </w:r>
      <w:proofErr w:type="spellEnd"/>
      <w:r w:rsidR="00D07D59">
        <w:rPr>
          <w:b/>
          <w:bCs/>
          <w:color w:val="000000"/>
          <w:szCs w:val="26"/>
          <w:lang w:eastAsia="zh-CN"/>
        </w:rPr>
        <w:t xml:space="preserve"> </w:t>
      </w:r>
      <w:r w:rsidR="00CD5596">
        <w:rPr>
          <w:b/>
          <w:bCs/>
          <w:color w:val="000000"/>
          <w:szCs w:val="26"/>
          <w:lang w:eastAsia="zh-CN"/>
        </w:rPr>
        <w:t xml:space="preserve">2 </w:t>
      </w:r>
      <w:proofErr w:type="spellStart"/>
      <w:r w:rsidR="00CD5596">
        <w:rPr>
          <w:b/>
          <w:bCs/>
          <w:color w:val="000000"/>
          <w:szCs w:val="26"/>
          <w:lang w:eastAsia="zh-CN"/>
        </w:rPr>
        <w:t>cửa</w:t>
      </w:r>
      <w:proofErr w:type="spellEnd"/>
      <w:r w:rsidR="00CD5596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CD5596">
        <w:rPr>
          <w:b/>
          <w:bCs/>
          <w:color w:val="000000"/>
          <w:szCs w:val="26"/>
          <w:lang w:eastAsia="zh-CN"/>
        </w:rPr>
        <w:t>hàng</w:t>
      </w:r>
      <w:proofErr w:type="spellEnd"/>
    </w:p>
    <w:p w14:paraId="51E2737C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SELECT DISTINCT HS1.MAHS, HS1.TenHS</w:t>
      </w:r>
    </w:p>
    <w:p w14:paraId="777533DC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 ch1.HAISAN HS1, ch1.KHOHS_NVBH KH1 </w:t>
      </w:r>
    </w:p>
    <w:p w14:paraId="66537AA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WHERE HS1.MAHS = KH1.MAHS AND KH1.tinhtrang = 'Het hang'</w:t>
      </w:r>
    </w:p>
    <w:p w14:paraId="2B944822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INTERSECT</w:t>
      </w:r>
    </w:p>
    <w:p w14:paraId="72A00B6D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SELECT DISTINCT HS2.MAHS, HS2.TenHS</w:t>
      </w:r>
    </w:p>
    <w:p w14:paraId="00E354F4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 ch2.HAISAN@ch2_dblink_tk HS2, ch2.KHOHS_NVBH@ch2_dblink_tk KH2 </w:t>
      </w:r>
    </w:p>
    <w:p w14:paraId="2C3ECDF6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WHERE HS2.MAHS = KH2.MAHS AND KH2.tinhtrang = 'Het hang</w:t>
      </w:r>
      <w:proofErr w:type="gramStart"/>
      <w:r w:rsidRPr="00020E89">
        <w:rPr>
          <w:color w:val="000000"/>
          <w:szCs w:val="26"/>
          <w:lang w:eastAsia="zh-CN"/>
        </w:rPr>
        <w:t>';</w:t>
      </w:r>
      <w:proofErr w:type="gramEnd"/>
    </w:p>
    <w:p w14:paraId="00702E7D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6AB42166" w14:textId="44C940CC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drawing>
          <wp:inline distT="0" distB="0" distL="0" distR="0" wp14:anchorId="561DCE59" wp14:editId="21A132B6">
            <wp:extent cx="5996268" cy="2606040"/>
            <wp:effectExtent l="0" t="0" r="5080" b="3810"/>
            <wp:docPr id="615955743" name="Picture 61595574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19" cy="26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4027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0913E9B2" w14:textId="1117B012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lastRenderedPageBreak/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D72E21">
        <w:rPr>
          <w:b/>
          <w:bCs/>
          <w:color w:val="000000"/>
          <w:szCs w:val="26"/>
          <w:lang w:eastAsia="zh-CN"/>
        </w:rPr>
        <w:t>6</w:t>
      </w:r>
      <w:r w:rsidRPr="00020E89">
        <w:rPr>
          <w:b/>
          <w:bCs/>
          <w:color w:val="000000"/>
          <w:szCs w:val="26"/>
          <w:lang w:eastAsia="zh-CN"/>
        </w:rPr>
        <w:t xml:space="preserve">.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Tìm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sản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proofErr w:type="gramStart"/>
      <w:r w:rsidRPr="00020E89">
        <w:rPr>
          <w:b/>
          <w:bCs/>
          <w:color w:val="000000"/>
          <w:szCs w:val="26"/>
          <w:lang w:eastAsia="zh-CN"/>
        </w:rPr>
        <w:t>phẩm</w:t>
      </w:r>
      <w:proofErr w:type="spellEnd"/>
      <w:r w:rsidRPr="00020E89">
        <w:rPr>
          <w:b/>
          <w:bCs/>
          <w:color w:val="000000"/>
          <w:szCs w:val="26"/>
          <w:lang w:eastAsia="zh-CN"/>
        </w:rPr>
        <w:t>  có</w:t>
      </w:r>
      <w:proofErr w:type="gram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xuất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xư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́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tại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Việt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Nam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va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̀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được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bán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hơn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2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sản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phẩm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ở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mỗi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chi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nhánh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(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Nhân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viên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tại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CN1)</w:t>
      </w:r>
    </w:p>
    <w:p w14:paraId="5BF8F6C1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(SELECT HS1.MAHS, HS1.TenHS, HS1.XuatXu, HS1.GiaBan, SUM(</w:t>
      </w:r>
      <w:proofErr w:type="spellStart"/>
      <w:r w:rsidRPr="00020E89">
        <w:rPr>
          <w:color w:val="000000"/>
          <w:szCs w:val="26"/>
          <w:lang w:eastAsia="zh-CN"/>
        </w:rPr>
        <w:t>SoLuong</w:t>
      </w:r>
      <w:proofErr w:type="spellEnd"/>
      <w:r w:rsidRPr="00020E89">
        <w:rPr>
          <w:color w:val="000000"/>
          <w:szCs w:val="26"/>
          <w:lang w:eastAsia="zh-CN"/>
        </w:rPr>
        <w:t xml:space="preserve">) AS </w:t>
      </w:r>
      <w:proofErr w:type="spellStart"/>
      <w:r w:rsidRPr="00020E89">
        <w:rPr>
          <w:color w:val="000000"/>
          <w:szCs w:val="26"/>
          <w:lang w:eastAsia="zh-CN"/>
        </w:rPr>
        <w:t>SUM_SoLuong</w:t>
      </w:r>
      <w:proofErr w:type="spellEnd"/>
      <w:r w:rsidRPr="00020E89">
        <w:rPr>
          <w:color w:val="000000"/>
          <w:szCs w:val="26"/>
          <w:lang w:eastAsia="zh-CN"/>
        </w:rPr>
        <w:t>, 'Cua Hang 1' as CH</w:t>
      </w:r>
    </w:p>
    <w:p w14:paraId="791F2094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 ch1.HAISAN HS1, ch1.CTHD CTHD1</w:t>
      </w:r>
    </w:p>
    <w:p w14:paraId="3A31BF22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WHERE HS1.XuatXu = 'Viet Nam' AND HS1.MAHS = CTHD1.MAHS</w:t>
      </w:r>
    </w:p>
    <w:p w14:paraId="217E4E7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HAVING </w:t>
      </w:r>
      <w:proofErr w:type="gramStart"/>
      <w:r w:rsidRPr="00020E89">
        <w:rPr>
          <w:color w:val="000000"/>
          <w:szCs w:val="26"/>
          <w:lang w:eastAsia="zh-CN"/>
        </w:rPr>
        <w:t>SUM(</w:t>
      </w:r>
      <w:proofErr w:type="gramEnd"/>
      <w:r w:rsidRPr="00020E89">
        <w:rPr>
          <w:color w:val="000000"/>
          <w:szCs w:val="26"/>
          <w:lang w:eastAsia="zh-CN"/>
        </w:rPr>
        <w:t>CTHD1.SoLuong) &gt; 2</w:t>
      </w:r>
    </w:p>
    <w:p w14:paraId="0594561E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GROUP BY HS1.MAHS, HS1.TenHS, HS1.XuatXu, HS1.GiaBan)</w:t>
      </w:r>
    </w:p>
    <w:p w14:paraId="26B8633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UNION</w:t>
      </w:r>
    </w:p>
    <w:p w14:paraId="0AC1FB5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(SELECT HS2.MAHS, HS2.TenHS, HS2.XuatXu, HS2.GiaBan, SUM(</w:t>
      </w:r>
      <w:proofErr w:type="spellStart"/>
      <w:r w:rsidRPr="00020E89">
        <w:rPr>
          <w:color w:val="000000"/>
          <w:szCs w:val="26"/>
          <w:lang w:eastAsia="zh-CN"/>
        </w:rPr>
        <w:t>SoLuong</w:t>
      </w:r>
      <w:proofErr w:type="spellEnd"/>
      <w:r w:rsidRPr="00020E89">
        <w:rPr>
          <w:color w:val="000000"/>
          <w:szCs w:val="26"/>
          <w:lang w:eastAsia="zh-CN"/>
        </w:rPr>
        <w:t xml:space="preserve">) AS </w:t>
      </w:r>
      <w:proofErr w:type="spellStart"/>
      <w:r w:rsidRPr="00020E89">
        <w:rPr>
          <w:color w:val="000000"/>
          <w:szCs w:val="26"/>
          <w:lang w:eastAsia="zh-CN"/>
        </w:rPr>
        <w:t>SUM_SoLuong</w:t>
      </w:r>
      <w:proofErr w:type="spellEnd"/>
      <w:r w:rsidRPr="00020E89">
        <w:rPr>
          <w:color w:val="000000"/>
          <w:szCs w:val="26"/>
          <w:lang w:eastAsia="zh-CN"/>
        </w:rPr>
        <w:t>, 'Cua Hang 2' as CH</w:t>
      </w:r>
    </w:p>
    <w:p w14:paraId="4ED2DB7E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 ch2.HAISAN@ch2_dblink_nv HS2, </w:t>
      </w:r>
    </w:p>
    <w:p w14:paraId="0A3B49CB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ch2.CTHD@ch2_dblink CTHD2</w:t>
      </w:r>
    </w:p>
    <w:p w14:paraId="1F8A9C22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WHERE HS2.XuatXu = 'Viet Nam' AND HS2.MAHS = CTHD2.MAHS</w:t>
      </w:r>
    </w:p>
    <w:p w14:paraId="23947E59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HAVING </w:t>
      </w:r>
      <w:proofErr w:type="gramStart"/>
      <w:r w:rsidRPr="00020E89">
        <w:rPr>
          <w:color w:val="000000"/>
          <w:szCs w:val="26"/>
          <w:lang w:eastAsia="zh-CN"/>
        </w:rPr>
        <w:t>SUM(</w:t>
      </w:r>
      <w:proofErr w:type="gramEnd"/>
      <w:r w:rsidRPr="00020E89">
        <w:rPr>
          <w:color w:val="000000"/>
          <w:szCs w:val="26"/>
          <w:lang w:eastAsia="zh-CN"/>
        </w:rPr>
        <w:t>CTHD2.SoLuong) &gt; 2</w:t>
      </w:r>
    </w:p>
    <w:p w14:paraId="12BFE67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GROUP BY HS2.MAHS, HS2.TenHS, HS2.XuatXu, HS2.GiaBan</w:t>
      </w:r>
      <w:proofErr w:type="gramStart"/>
      <w:r w:rsidRPr="00020E89">
        <w:rPr>
          <w:color w:val="000000"/>
          <w:szCs w:val="26"/>
          <w:lang w:eastAsia="zh-CN"/>
        </w:rPr>
        <w:t>);</w:t>
      </w:r>
      <w:proofErr w:type="gramEnd"/>
    </w:p>
    <w:p w14:paraId="66F822D0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585C7461" w14:textId="07630BB9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lastRenderedPageBreak/>
        <w:drawing>
          <wp:inline distT="0" distB="0" distL="0" distR="0" wp14:anchorId="50820366" wp14:editId="589FD960">
            <wp:extent cx="5943600" cy="5387340"/>
            <wp:effectExtent l="0" t="0" r="0" b="3810"/>
            <wp:docPr id="1872485164" name="Picture 18724851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9FE0" w14:textId="44906B98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D72E21">
        <w:rPr>
          <w:b/>
          <w:bCs/>
          <w:color w:val="000000"/>
          <w:szCs w:val="26"/>
          <w:lang w:eastAsia="zh-CN"/>
        </w:rPr>
        <w:t>7</w:t>
      </w:r>
      <w:r w:rsidRPr="00020E89">
        <w:rPr>
          <w:b/>
          <w:bCs/>
          <w:color w:val="000000"/>
          <w:szCs w:val="26"/>
          <w:lang w:eastAsia="zh-CN"/>
        </w:rPr>
        <w:t xml:space="preserve">.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Tìm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KH có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sô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́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lần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mua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lớn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hơn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2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va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̀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được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phục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vụ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bởi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3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nhân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viên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(Tk CH1)</w:t>
      </w:r>
    </w:p>
    <w:p w14:paraId="36A75122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SELECT MA_KH, </w:t>
      </w:r>
      <w:proofErr w:type="spellStart"/>
      <w:r w:rsidRPr="00020E89">
        <w:rPr>
          <w:color w:val="000000"/>
          <w:szCs w:val="26"/>
          <w:lang w:eastAsia="zh-CN"/>
        </w:rPr>
        <w:t>Ten_KH</w:t>
      </w:r>
      <w:proofErr w:type="spellEnd"/>
      <w:r w:rsidRPr="00020E89">
        <w:rPr>
          <w:color w:val="000000"/>
          <w:szCs w:val="26"/>
          <w:lang w:eastAsia="zh-CN"/>
        </w:rPr>
        <w:t>, SUM(SO_LAN_MUA) AS TONG_SO_LAN_MUA, SUM(SO_NV_THANHTOAN) AS TONG_SO_NV_THANHTOAN</w:t>
      </w:r>
    </w:p>
    <w:p w14:paraId="4BE04976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</w:t>
      </w:r>
    </w:p>
    <w:p w14:paraId="766F11F9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ab/>
        <w:t xml:space="preserve">(SELECT KH1.MAKH AS MA_KH, KH1.TenKH AS </w:t>
      </w:r>
      <w:proofErr w:type="spellStart"/>
      <w:r w:rsidRPr="00020E89">
        <w:rPr>
          <w:color w:val="000000"/>
          <w:szCs w:val="26"/>
          <w:lang w:eastAsia="zh-CN"/>
        </w:rPr>
        <w:t>Ten_KH</w:t>
      </w:r>
      <w:proofErr w:type="spellEnd"/>
      <w:r w:rsidRPr="00020E89">
        <w:rPr>
          <w:color w:val="000000"/>
          <w:szCs w:val="26"/>
          <w:lang w:eastAsia="zh-CN"/>
        </w:rPr>
        <w:t xml:space="preserve">, </w:t>
      </w:r>
      <w:proofErr w:type="gramStart"/>
      <w:r w:rsidRPr="00020E89">
        <w:rPr>
          <w:color w:val="000000"/>
          <w:szCs w:val="26"/>
          <w:lang w:eastAsia="zh-CN"/>
        </w:rPr>
        <w:t>COUNT(</w:t>
      </w:r>
      <w:proofErr w:type="gramEnd"/>
      <w:r w:rsidRPr="00020E89">
        <w:rPr>
          <w:color w:val="000000"/>
          <w:szCs w:val="26"/>
          <w:lang w:eastAsia="zh-CN"/>
        </w:rPr>
        <w:t>HD1.MAHD) AS SO_LAN_MUA, COUNT(DISTINCT HD1.MANV) AS SO_NV_THANHTOAN</w:t>
      </w:r>
    </w:p>
    <w:p w14:paraId="1E11830E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</w:t>
      </w:r>
      <w:r w:rsidRPr="00020E89">
        <w:rPr>
          <w:color w:val="000000"/>
          <w:szCs w:val="26"/>
          <w:lang w:eastAsia="zh-CN"/>
        </w:rPr>
        <w:tab/>
        <w:t>FROM ch1.KHACHHANG KH1, ch1.HOADON HD1</w:t>
      </w:r>
    </w:p>
    <w:p w14:paraId="20DD84D5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</w:t>
      </w:r>
      <w:r w:rsidRPr="00020E89">
        <w:rPr>
          <w:color w:val="000000"/>
          <w:szCs w:val="26"/>
          <w:lang w:eastAsia="zh-CN"/>
        </w:rPr>
        <w:tab/>
        <w:t>WHERE KH1.MAKH = HD1.MAKH</w:t>
      </w:r>
    </w:p>
    <w:p w14:paraId="6D3DA39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</w:t>
      </w:r>
      <w:r w:rsidRPr="00020E89">
        <w:rPr>
          <w:color w:val="000000"/>
          <w:szCs w:val="26"/>
          <w:lang w:eastAsia="zh-CN"/>
        </w:rPr>
        <w:tab/>
        <w:t>GROUP BY KH1.MAKH, KH1.TenKH</w:t>
      </w:r>
    </w:p>
    <w:p w14:paraId="70B8B06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lastRenderedPageBreak/>
        <w:tab/>
        <w:t>UNION ALL</w:t>
      </w:r>
    </w:p>
    <w:p w14:paraId="7853C78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</w:t>
      </w:r>
      <w:r w:rsidRPr="00020E89">
        <w:rPr>
          <w:color w:val="000000"/>
          <w:szCs w:val="26"/>
          <w:lang w:eastAsia="zh-CN"/>
        </w:rPr>
        <w:tab/>
        <w:t xml:space="preserve">SELECT KH2.MAKH, KH2.TenKH AS </w:t>
      </w:r>
      <w:proofErr w:type="spellStart"/>
      <w:r w:rsidRPr="00020E89">
        <w:rPr>
          <w:color w:val="000000"/>
          <w:szCs w:val="26"/>
          <w:lang w:eastAsia="zh-CN"/>
        </w:rPr>
        <w:t>Ten_KH</w:t>
      </w:r>
      <w:proofErr w:type="spellEnd"/>
      <w:r w:rsidRPr="00020E89">
        <w:rPr>
          <w:color w:val="000000"/>
          <w:szCs w:val="26"/>
          <w:lang w:eastAsia="zh-CN"/>
        </w:rPr>
        <w:t xml:space="preserve">, </w:t>
      </w:r>
      <w:proofErr w:type="gramStart"/>
      <w:r w:rsidRPr="00020E89">
        <w:rPr>
          <w:color w:val="000000"/>
          <w:szCs w:val="26"/>
          <w:lang w:eastAsia="zh-CN"/>
        </w:rPr>
        <w:t>COUNT(</w:t>
      </w:r>
      <w:proofErr w:type="gramEnd"/>
      <w:r w:rsidRPr="00020E89">
        <w:rPr>
          <w:color w:val="000000"/>
          <w:szCs w:val="26"/>
          <w:lang w:eastAsia="zh-CN"/>
        </w:rPr>
        <w:t>HD2.MAHD) AS SO_LAN_MUA, COUNT(DISTINCT HD2.MANV) AS SO_NV_THANHTOAN</w:t>
      </w:r>
    </w:p>
    <w:p w14:paraId="4119EF0A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</w:t>
      </w:r>
      <w:r w:rsidRPr="00020E89">
        <w:rPr>
          <w:color w:val="000000"/>
          <w:szCs w:val="26"/>
          <w:lang w:eastAsia="zh-CN"/>
        </w:rPr>
        <w:tab/>
        <w:t>FROM ch2.KHACHHANG@ch2_dblink KH2, ch2.HOADON@ch2_dblink HD2</w:t>
      </w:r>
    </w:p>
    <w:p w14:paraId="1AF4359E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</w:t>
      </w:r>
      <w:r w:rsidRPr="00020E89">
        <w:rPr>
          <w:color w:val="000000"/>
          <w:szCs w:val="26"/>
          <w:lang w:eastAsia="zh-CN"/>
        </w:rPr>
        <w:tab/>
        <w:t>WHERE KH2.MaKH = HD2.MaKH</w:t>
      </w:r>
    </w:p>
    <w:p w14:paraId="25B99FDA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</w:t>
      </w:r>
      <w:r w:rsidRPr="00020E89">
        <w:rPr>
          <w:color w:val="000000"/>
          <w:szCs w:val="26"/>
          <w:lang w:eastAsia="zh-CN"/>
        </w:rPr>
        <w:tab/>
        <w:t>GROUP BY KH2.MAKH, KH2.TenKH)</w:t>
      </w:r>
    </w:p>
    <w:p w14:paraId="5D36438A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GROUP BY MA_KH, </w:t>
      </w:r>
      <w:proofErr w:type="spellStart"/>
      <w:r w:rsidRPr="00020E89">
        <w:rPr>
          <w:color w:val="000000"/>
          <w:szCs w:val="26"/>
          <w:lang w:eastAsia="zh-CN"/>
        </w:rPr>
        <w:t>Ten_KH</w:t>
      </w:r>
      <w:proofErr w:type="spellEnd"/>
    </w:p>
    <w:p w14:paraId="05C9DAB4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HAVING SUM(SO_LAN_MUA) &gt;= 2 AND SUM(SO_NV_THANHTOAN) &gt;= </w:t>
      </w:r>
      <w:proofErr w:type="gramStart"/>
      <w:r w:rsidRPr="00020E89">
        <w:rPr>
          <w:color w:val="000000"/>
          <w:szCs w:val="26"/>
          <w:lang w:eastAsia="zh-CN"/>
        </w:rPr>
        <w:t>3;</w:t>
      </w:r>
      <w:proofErr w:type="gramEnd"/>
    </w:p>
    <w:p w14:paraId="2BD7EF81" w14:textId="62AEE8CD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drawing>
          <wp:inline distT="0" distB="0" distL="0" distR="0" wp14:anchorId="26C93C71" wp14:editId="576F44CA">
            <wp:extent cx="5943600" cy="2423160"/>
            <wp:effectExtent l="0" t="0" r="0" b="0"/>
            <wp:docPr id="662908805" name="Picture 66290880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DF9D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608E42E7" w14:textId="1963CA5A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D72E21">
        <w:rPr>
          <w:b/>
          <w:bCs/>
          <w:color w:val="000000"/>
          <w:szCs w:val="26"/>
          <w:lang w:eastAsia="zh-CN"/>
        </w:rPr>
        <w:t>8</w:t>
      </w:r>
      <w:r w:rsidRPr="00020E89">
        <w:rPr>
          <w:b/>
          <w:bCs/>
          <w:color w:val="000000"/>
          <w:szCs w:val="26"/>
          <w:lang w:eastAsia="zh-CN"/>
        </w:rPr>
        <w:t xml:space="preserve">.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GiamDoc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tìm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khách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hàng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đã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mua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tất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cả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những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hải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sản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có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xuất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sứ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020E89">
        <w:rPr>
          <w:b/>
          <w:bCs/>
          <w:color w:val="000000"/>
          <w:szCs w:val="26"/>
          <w:lang w:eastAsia="zh-CN"/>
        </w:rPr>
        <w:t>là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'Viet Nam'</w:t>
      </w:r>
    </w:p>
    <w:p w14:paraId="4CA992F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 xml:space="preserve">SELECT KH1.makh, KH1.tenkh AS </w:t>
      </w:r>
      <w:proofErr w:type="spellStart"/>
      <w:r w:rsidRPr="00020E89">
        <w:rPr>
          <w:color w:val="000000"/>
          <w:szCs w:val="26"/>
          <w:lang w:eastAsia="zh-CN"/>
        </w:rPr>
        <w:t>ho_</w:t>
      </w:r>
      <w:proofErr w:type="gramStart"/>
      <w:r w:rsidRPr="00020E89">
        <w:rPr>
          <w:color w:val="000000"/>
          <w:szCs w:val="26"/>
          <w:lang w:eastAsia="zh-CN"/>
        </w:rPr>
        <w:t>ten</w:t>
      </w:r>
      <w:proofErr w:type="spellEnd"/>
      <w:proofErr w:type="gramEnd"/>
    </w:p>
    <w:p w14:paraId="207757DC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FROM ch1.KHACHHANG KH1</w:t>
      </w:r>
    </w:p>
    <w:p w14:paraId="1D7255C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WHERE NOT EXISTS (</w:t>
      </w:r>
    </w:p>
    <w:p w14:paraId="4650CE37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SELECT *</w:t>
      </w:r>
    </w:p>
    <w:p w14:paraId="2503EC8C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FROM ch1.HAISAN HS1</w:t>
      </w:r>
    </w:p>
    <w:p w14:paraId="22968529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WHERE HS1.xuatxu = 'Viet Nam'</w:t>
      </w:r>
    </w:p>
    <w:p w14:paraId="037F489F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AND NOT EXISTS (</w:t>
      </w:r>
    </w:p>
    <w:p w14:paraId="45119D41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SELECT *</w:t>
      </w:r>
    </w:p>
    <w:p w14:paraId="4FCAA7DF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FROM (</w:t>
      </w:r>
    </w:p>
    <w:p w14:paraId="2C96E70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  (SELECT *</w:t>
      </w:r>
    </w:p>
    <w:p w14:paraId="34291F21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lastRenderedPageBreak/>
        <w:t>          FROM ch1.HOADON HD1</w:t>
      </w:r>
    </w:p>
    <w:p w14:paraId="289C01F1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  JOIN ch1.CTHD CTHD1 ON HD1.mahd = CTHD1.mahd AND CTHD1.mahs = HS1.mahs</w:t>
      </w:r>
    </w:p>
    <w:p w14:paraId="040342EF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  WHERE HD1.makh = KH1.makh</w:t>
      </w:r>
    </w:p>
    <w:p w14:paraId="0C2B9023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  UNION</w:t>
      </w:r>
    </w:p>
    <w:p w14:paraId="7E4542DD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  SELECT *</w:t>
      </w:r>
    </w:p>
    <w:p w14:paraId="4223024F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  FROM ch2.HOADON@ch2_dblink_gd HD2</w:t>
      </w:r>
    </w:p>
    <w:p w14:paraId="541C6B7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  JOIN ch2.CTHD@ch2_dblink_gd CTHD2 ON HD2.mahd = CTHD2.mahd AND CTHD2.mahs = HS1.mahs</w:t>
      </w:r>
    </w:p>
    <w:p w14:paraId="61528040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  WHERE HD2.makh = KH1.makh)</w:t>
      </w:r>
    </w:p>
    <w:p w14:paraId="350F0BEA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  )</w:t>
      </w:r>
    </w:p>
    <w:p w14:paraId="1D48E2BB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      )</w:t>
      </w:r>
    </w:p>
    <w:p w14:paraId="102EE7CB" w14:textId="77777777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color w:val="000000"/>
          <w:szCs w:val="26"/>
          <w:lang w:eastAsia="zh-CN"/>
        </w:rPr>
        <w:t>);</w:t>
      </w:r>
    </w:p>
    <w:p w14:paraId="727F11A3" w14:textId="77777777" w:rsidR="00020E89" w:rsidRPr="00020E89" w:rsidRDefault="00020E89" w:rsidP="00020E89">
      <w:pPr>
        <w:spacing w:after="0" w:line="240" w:lineRule="auto"/>
        <w:rPr>
          <w:sz w:val="24"/>
          <w:szCs w:val="24"/>
          <w:lang w:eastAsia="zh-CN"/>
        </w:rPr>
      </w:pPr>
    </w:p>
    <w:p w14:paraId="0FD49194" w14:textId="1A3A7041" w:rsidR="00020E89" w:rsidRPr="00020E89" w:rsidRDefault="00020E89" w:rsidP="00020E89">
      <w:pPr>
        <w:spacing w:line="240" w:lineRule="auto"/>
        <w:rPr>
          <w:sz w:val="24"/>
          <w:szCs w:val="24"/>
          <w:lang w:eastAsia="zh-CN"/>
        </w:rPr>
      </w:pPr>
      <w:r w:rsidRPr="00020E89">
        <w:rPr>
          <w:noProof/>
          <w:color w:val="000000"/>
          <w:szCs w:val="26"/>
          <w:bdr w:val="none" w:sz="0" w:space="0" w:color="auto" w:frame="1"/>
          <w:lang w:eastAsia="zh-CN"/>
        </w:rPr>
        <w:drawing>
          <wp:inline distT="0" distB="0" distL="0" distR="0" wp14:anchorId="11209378" wp14:editId="652D69A3">
            <wp:extent cx="5943600" cy="2979420"/>
            <wp:effectExtent l="0" t="0" r="0" b="0"/>
            <wp:docPr id="528610071" name="Picture 52861007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31C3" w14:textId="77777777" w:rsidR="00D72E21" w:rsidRDefault="00D72E21" w:rsidP="00020E89">
      <w:pPr>
        <w:spacing w:line="240" w:lineRule="auto"/>
        <w:rPr>
          <w:sz w:val="24"/>
          <w:szCs w:val="24"/>
          <w:lang w:eastAsia="zh-CN"/>
        </w:rPr>
      </w:pPr>
    </w:p>
    <w:p w14:paraId="284BE4B1" w14:textId="6397B010" w:rsidR="00D72E21" w:rsidRDefault="00D72E21" w:rsidP="00D72E21">
      <w:pPr>
        <w:spacing w:line="240" w:lineRule="auto"/>
        <w:rPr>
          <w:b/>
          <w:color w:val="000000"/>
          <w:szCs w:val="26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>
        <w:rPr>
          <w:b/>
          <w:bCs/>
          <w:color w:val="000000"/>
          <w:szCs w:val="26"/>
          <w:lang w:eastAsia="zh-CN"/>
        </w:rPr>
        <w:t>9</w:t>
      </w:r>
      <w:r w:rsidRPr="00020E89">
        <w:rPr>
          <w:b/>
          <w:bCs/>
          <w:color w:val="000000"/>
          <w:szCs w:val="26"/>
          <w:lang w:eastAsia="zh-CN"/>
        </w:rPr>
        <w:t>.</w:t>
      </w:r>
      <w:r w:rsidR="00532CB9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233993" w:rsidRPr="00233993">
        <w:rPr>
          <w:b/>
          <w:bCs/>
          <w:color w:val="000000"/>
          <w:szCs w:val="26"/>
          <w:lang w:eastAsia="zh-CN"/>
        </w:rPr>
        <w:t>Tìm</w:t>
      </w:r>
      <w:proofErr w:type="spellEnd"/>
      <w:r w:rsidR="00233993" w:rsidRPr="00233993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233993" w:rsidRPr="00233993">
        <w:rPr>
          <w:b/>
          <w:bCs/>
          <w:color w:val="000000"/>
          <w:szCs w:val="26"/>
          <w:lang w:eastAsia="zh-CN"/>
        </w:rPr>
        <w:t>khách</w:t>
      </w:r>
      <w:proofErr w:type="spellEnd"/>
      <w:r w:rsidR="00233993" w:rsidRPr="00233993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233993" w:rsidRPr="00233993">
        <w:rPr>
          <w:b/>
          <w:bCs/>
          <w:color w:val="000000"/>
          <w:szCs w:val="26"/>
          <w:lang w:eastAsia="zh-CN"/>
        </w:rPr>
        <w:t>hàng</w:t>
      </w:r>
      <w:proofErr w:type="spellEnd"/>
      <w:r w:rsidR="00233993" w:rsidRPr="00233993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233993" w:rsidRPr="00233993">
        <w:rPr>
          <w:b/>
          <w:bCs/>
          <w:color w:val="000000"/>
          <w:szCs w:val="26"/>
          <w:lang w:eastAsia="zh-CN"/>
        </w:rPr>
        <w:t>mua</w:t>
      </w:r>
      <w:proofErr w:type="spellEnd"/>
      <w:r w:rsidR="00233993" w:rsidRPr="00233993">
        <w:rPr>
          <w:b/>
          <w:bCs/>
          <w:color w:val="000000"/>
          <w:szCs w:val="26"/>
          <w:lang w:eastAsia="zh-CN"/>
        </w:rPr>
        <w:t xml:space="preserve"> ở</w:t>
      </w:r>
      <w:r w:rsidR="00233993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233993">
        <w:rPr>
          <w:b/>
          <w:bCs/>
          <w:color w:val="000000"/>
          <w:szCs w:val="26"/>
          <w:lang w:eastAsia="zh-CN"/>
        </w:rPr>
        <w:t>cả</w:t>
      </w:r>
      <w:proofErr w:type="spellEnd"/>
      <w:r w:rsidR="00233993">
        <w:rPr>
          <w:b/>
          <w:bCs/>
          <w:color w:val="000000"/>
          <w:szCs w:val="26"/>
          <w:lang w:eastAsia="zh-CN"/>
        </w:rPr>
        <w:t xml:space="preserve"> 2 </w:t>
      </w:r>
      <w:proofErr w:type="spellStart"/>
      <w:r w:rsidR="00233993">
        <w:rPr>
          <w:b/>
          <w:bCs/>
          <w:color w:val="000000"/>
          <w:szCs w:val="26"/>
          <w:lang w:eastAsia="zh-CN"/>
        </w:rPr>
        <w:t>cửa</w:t>
      </w:r>
      <w:proofErr w:type="spellEnd"/>
      <w:r w:rsidR="00233993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233993">
        <w:rPr>
          <w:b/>
          <w:bCs/>
          <w:color w:val="000000"/>
          <w:szCs w:val="26"/>
          <w:lang w:eastAsia="zh-CN"/>
        </w:rPr>
        <w:t>hàng</w:t>
      </w:r>
      <w:proofErr w:type="spellEnd"/>
      <w:r w:rsidR="00233993">
        <w:rPr>
          <w:b/>
          <w:bCs/>
          <w:color w:val="000000"/>
          <w:szCs w:val="26"/>
          <w:lang w:eastAsia="zh-CN"/>
        </w:rPr>
        <w:t xml:space="preserve"> (CN2, </w:t>
      </w:r>
      <w:proofErr w:type="spellStart"/>
      <w:r w:rsidR="00233993">
        <w:rPr>
          <w:b/>
          <w:bCs/>
          <w:color w:val="000000"/>
          <w:szCs w:val="26"/>
          <w:lang w:eastAsia="zh-CN"/>
        </w:rPr>
        <w:t>tài</w:t>
      </w:r>
      <w:proofErr w:type="spellEnd"/>
      <w:r w:rsidR="00233993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233993">
        <w:rPr>
          <w:b/>
          <w:bCs/>
          <w:color w:val="000000"/>
          <w:szCs w:val="26"/>
          <w:lang w:eastAsia="zh-CN"/>
        </w:rPr>
        <w:t>khoản</w:t>
      </w:r>
      <w:proofErr w:type="spellEnd"/>
      <w:r w:rsidR="00233993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233993">
        <w:rPr>
          <w:b/>
          <w:bCs/>
          <w:color w:val="000000"/>
          <w:szCs w:val="26"/>
          <w:lang w:eastAsia="zh-CN"/>
        </w:rPr>
        <w:t>nhanvien</w:t>
      </w:r>
      <w:proofErr w:type="spellEnd"/>
      <w:r w:rsidR="00233993">
        <w:rPr>
          <w:b/>
          <w:bCs/>
          <w:color w:val="000000"/>
          <w:szCs w:val="26"/>
          <w:lang w:eastAsia="zh-CN"/>
        </w:rPr>
        <w:t>)</w:t>
      </w:r>
    </w:p>
    <w:p w14:paraId="0041507E" w14:textId="77777777" w:rsidR="007F7004" w:rsidRPr="007F7004" w:rsidRDefault="007F7004" w:rsidP="007F7004">
      <w:pPr>
        <w:spacing w:line="240" w:lineRule="auto"/>
        <w:rPr>
          <w:szCs w:val="26"/>
          <w:lang w:eastAsia="zh-CN"/>
        </w:rPr>
      </w:pPr>
      <w:r w:rsidRPr="007F7004">
        <w:rPr>
          <w:szCs w:val="26"/>
          <w:lang w:eastAsia="zh-CN"/>
        </w:rPr>
        <w:t xml:space="preserve">SELECT DISTINCT KH1.makh, KH1.tenkh as </w:t>
      </w:r>
      <w:proofErr w:type="spellStart"/>
      <w:r w:rsidRPr="007F7004">
        <w:rPr>
          <w:szCs w:val="26"/>
          <w:lang w:eastAsia="zh-CN"/>
        </w:rPr>
        <w:t>ho_</w:t>
      </w:r>
      <w:proofErr w:type="gramStart"/>
      <w:r w:rsidRPr="007F7004">
        <w:rPr>
          <w:szCs w:val="26"/>
          <w:lang w:eastAsia="zh-CN"/>
        </w:rPr>
        <w:t>ten</w:t>
      </w:r>
      <w:proofErr w:type="spellEnd"/>
      <w:proofErr w:type="gramEnd"/>
    </w:p>
    <w:p w14:paraId="64B9955D" w14:textId="77777777" w:rsidR="007F7004" w:rsidRPr="007F7004" w:rsidRDefault="007F7004" w:rsidP="007F7004">
      <w:pPr>
        <w:spacing w:line="240" w:lineRule="auto"/>
        <w:rPr>
          <w:szCs w:val="26"/>
          <w:lang w:eastAsia="zh-CN"/>
        </w:rPr>
      </w:pPr>
      <w:r w:rsidRPr="007F7004">
        <w:rPr>
          <w:szCs w:val="26"/>
          <w:lang w:eastAsia="zh-CN"/>
        </w:rPr>
        <w:t xml:space="preserve">    FROM ch1.KHACHHANG@ch1_dblink_nv KH1, ch1.HOADON@ch1_dblink_nv HD1 </w:t>
      </w:r>
    </w:p>
    <w:p w14:paraId="3EA3F557" w14:textId="77777777" w:rsidR="007F7004" w:rsidRPr="007F7004" w:rsidRDefault="007F7004" w:rsidP="007F7004">
      <w:pPr>
        <w:spacing w:line="240" w:lineRule="auto"/>
        <w:rPr>
          <w:szCs w:val="26"/>
          <w:lang w:eastAsia="zh-CN"/>
        </w:rPr>
      </w:pPr>
      <w:r w:rsidRPr="007F7004">
        <w:rPr>
          <w:szCs w:val="26"/>
          <w:lang w:eastAsia="zh-CN"/>
        </w:rPr>
        <w:lastRenderedPageBreak/>
        <w:t xml:space="preserve">    WHERE KH1.makh=HD1.makh</w:t>
      </w:r>
    </w:p>
    <w:p w14:paraId="3307E9B1" w14:textId="77777777" w:rsidR="007F7004" w:rsidRPr="007F7004" w:rsidRDefault="007F7004" w:rsidP="007F7004">
      <w:pPr>
        <w:spacing w:line="240" w:lineRule="auto"/>
        <w:rPr>
          <w:szCs w:val="26"/>
          <w:lang w:eastAsia="zh-CN"/>
        </w:rPr>
      </w:pPr>
      <w:r w:rsidRPr="007F7004">
        <w:rPr>
          <w:szCs w:val="26"/>
          <w:lang w:eastAsia="zh-CN"/>
        </w:rPr>
        <w:t xml:space="preserve">    INTERSECT</w:t>
      </w:r>
    </w:p>
    <w:p w14:paraId="519CF208" w14:textId="77777777" w:rsidR="007F7004" w:rsidRPr="007F7004" w:rsidRDefault="007F7004" w:rsidP="007F7004">
      <w:pPr>
        <w:spacing w:line="240" w:lineRule="auto"/>
        <w:rPr>
          <w:szCs w:val="26"/>
          <w:lang w:eastAsia="zh-CN"/>
        </w:rPr>
      </w:pPr>
      <w:r w:rsidRPr="007F7004">
        <w:rPr>
          <w:szCs w:val="26"/>
          <w:lang w:eastAsia="zh-CN"/>
        </w:rPr>
        <w:t xml:space="preserve">    SELECT DISTINCT KH2.makh, KH2.tenkh as </w:t>
      </w:r>
      <w:proofErr w:type="spellStart"/>
      <w:r w:rsidRPr="007F7004">
        <w:rPr>
          <w:szCs w:val="26"/>
          <w:lang w:eastAsia="zh-CN"/>
        </w:rPr>
        <w:t>ho_</w:t>
      </w:r>
      <w:proofErr w:type="gramStart"/>
      <w:r w:rsidRPr="007F7004">
        <w:rPr>
          <w:szCs w:val="26"/>
          <w:lang w:eastAsia="zh-CN"/>
        </w:rPr>
        <w:t>ten</w:t>
      </w:r>
      <w:proofErr w:type="spellEnd"/>
      <w:proofErr w:type="gramEnd"/>
    </w:p>
    <w:p w14:paraId="0CFE08BB" w14:textId="77777777" w:rsidR="007F7004" w:rsidRPr="007F7004" w:rsidRDefault="007F7004" w:rsidP="007F7004">
      <w:pPr>
        <w:spacing w:line="240" w:lineRule="auto"/>
        <w:rPr>
          <w:szCs w:val="26"/>
          <w:lang w:eastAsia="zh-CN"/>
        </w:rPr>
      </w:pPr>
      <w:r w:rsidRPr="007F7004">
        <w:rPr>
          <w:szCs w:val="26"/>
          <w:lang w:eastAsia="zh-CN"/>
        </w:rPr>
        <w:t xml:space="preserve">    FROM ch2.KHACHHANG KH2, ch2.HOADON HD2</w:t>
      </w:r>
    </w:p>
    <w:p w14:paraId="35600552" w14:textId="6951B458" w:rsidR="00233993" w:rsidRDefault="007F7004" w:rsidP="007F7004">
      <w:pPr>
        <w:spacing w:line="240" w:lineRule="auto"/>
        <w:ind w:firstLine="264"/>
        <w:rPr>
          <w:szCs w:val="26"/>
          <w:lang w:eastAsia="zh-CN"/>
        </w:rPr>
      </w:pPr>
      <w:r w:rsidRPr="007F7004">
        <w:rPr>
          <w:szCs w:val="26"/>
          <w:lang w:eastAsia="zh-CN"/>
        </w:rPr>
        <w:t>WHERE KH2.makh=HD2.</w:t>
      </w:r>
      <w:proofErr w:type="gramStart"/>
      <w:r w:rsidRPr="007F7004">
        <w:rPr>
          <w:szCs w:val="26"/>
          <w:lang w:eastAsia="zh-CN"/>
        </w:rPr>
        <w:t>makh</w:t>
      </w:r>
      <w:r w:rsidR="00B66FDB">
        <w:rPr>
          <w:szCs w:val="26"/>
          <w:lang w:eastAsia="zh-CN"/>
        </w:rPr>
        <w:t>;</w:t>
      </w:r>
      <w:proofErr w:type="gramEnd"/>
    </w:p>
    <w:p w14:paraId="45122AB2" w14:textId="06EC1778" w:rsidR="007F7004" w:rsidRPr="00020E89" w:rsidRDefault="009C6A02" w:rsidP="007F7004">
      <w:pPr>
        <w:spacing w:line="240" w:lineRule="auto"/>
        <w:ind w:firstLine="264"/>
        <w:rPr>
          <w:szCs w:val="26"/>
          <w:lang w:eastAsia="zh-CN"/>
        </w:rPr>
      </w:pPr>
      <w:r w:rsidRPr="007B2D12">
        <w:rPr>
          <w:noProof/>
        </w:rPr>
        <w:drawing>
          <wp:inline distT="0" distB="0" distL="0" distR="0" wp14:anchorId="3C466911" wp14:editId="4BE2CEF5">
            <wp:extent cx="5943600" cy="5565775"/>
            <wp:effectExtent l="0" t="0" r="0" b="0"/>
            <wp:docPr id="1230239780" name="Picture 12302397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397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F178" w14:textId="77777777" w:rsidR="009C6A02" w:rsidRPr="00020E89" w:rsidRDefault="009C6A02" w:rsidP="007F7004">
      <w:pPr>
        <w:spacing w:line="240" w:lineRule="auto"/>
        <w:ind w:firstLine="264"/>
        <w:rPr>
          <w:szCs w:val="26"/>
          <w:lang w:eastAsia="zh-CN"/>
        </w:rPr>
      </w:pPr>
    </w:p>
    <w:p w14:paraId="7A7EBAEB" w14:textId="77777777" w:rsidR="00275B9F" w:rsidRDefault="00275B9F">
      <w:pPr>
        <w:rPr>
          <w:b/>
          <w:bCs/>
          <w:color w:val="000000"/>
          <w:szCs w:val="26"/>
          <w:lang w:eastAsia="zh-CN"/>
        </w:rPr>
      </w:pPr>
      <w:r>
        <w:rPr>
          <w:b/>
          <w:bCs/>
          <w:color w:val="000000"/>
          <w:szCs w:val="26"/>
          <w:lang w:eastAsia="zh-CN"/>
        </w:rPr>
        <w:br w:type="page"/>
      </w:r>
    </w:p>
    <w:p w14:paraId="44B3BA0A" w14:textId="66A5C4C3" w:rsidR="00342043" w:rsidRDefault="007F7004" w:rsidP="007F7004">
      <w:pPr>
        <w:spacing w:line="240" w:lineRule="auto"/>
        <w:rPr>
          <w:b/>
          <w:bCs/>
          <w:color w:val="000000"/>
          <w:szCs w:val="26"/>
          <w:lang w:eastAsia="zh-CN"/>
        </w:rPr>
      </w:pPr>
      <w:proofErr w:type="spellStart"/>
      <w:r w:rsidRPr="00020E89">
        <w:rPr>
          <w:b/>
          <w:bCs/>
          <w:color w:val="000000"/>
          <w:szCs w:val="26"/>
          <w:lang w:eastAsia="zh-CN"/>
        </w:rPr>
        <w:lastRenderedPageBreak/>
        <w:t>Câu</w:t>
      </w:r>
      <w:proofErr w:type="spellEnd"/>
      <w:r w:rsidRPr="00020E89">
        <w:rPr>
          <w:b/>
          <w:bCs/>
          <w:color w:val="000000"/>
          <w:szCs w:val="26"/>
          <w:lang w:eastAsia="zh-CN"/>
        </w:rPr>
        <w:t xml:space="preserve"> </w:t>
      </w:r>
      <w:r w:rsidR="009C6A02">
        <w:rPr>
          <w:b/>
          <w:bCs/>
          <w:color w:val="000000"/>
          <w:szCs w:val="26"/>
          <w:lang w:eastAsia="zh-CN"/>
        </w:rPr>
        <w:t>10</w:t>
      </w:r>
      <w:r w:rsidRPr="00020E89">
        <w:rPr>
          <w:b/>
          <w:bCs/>
          <w:color w:val="000000"/>
          <w:szCs w:val="26"/>
          <w:lang w:eastAsia="zh-CN"/>
        </w:rPr>
        <w:t>.</w:t>
      </w:r>
      <w:r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Pr="00233993">
        <w:rPr>
          <w:b/>
          <w:bCs/>
          <w:color w:val="000000"/>
          <w:szCs w:val="26"/>
          <w:lang w:eastAsia="zh-CN"/>
        </w:rPr>
        <w:t>Tìm</w:t>
      </w:r>
      <w:proofErr w:type="spellEnd"/>
      <w:r w:rsidRPr="00233993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F843BA">
        <w:rPr>
          <w:b/>
          <w:bCs/>
          <w:color w:val="000000"/>
          <w:szCs w:val="26"/>
          <w:lang w:eastAsia="zh-CN"/>
        </w:rPr>
        <w:t>hải</w:t>
      </w:r>
      <w:proofErr w:type="spellEnd"/>
      <w:r w:rsidR="00F843BA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F843BA">
        <w:rPr>
          <w:b/>
          <w:bCs/>
          <w:color w:val="000000"/>
          <w:szCs w:val="26"/>
          <w:lang w:eastAsia="zh-CN"/>
        </w:rPr>
        <w:t>sản</w:t>
      </w:r>
      <w:proofErr w:type="spellEnd"/>
      <w:r w:rsidR="00F843BA">
        <w:rPr>
          <w:b/>
          <w:bCs/>
          <w:color w:val="000000"/>
          <w:szCs w:val="26"/>
          <w:lang w:eastAsia="zh-CN"/>
        </w:rPr>
        <w:t xml:space="preserve"> ở </w:t>
      </w:r>
      <w:r w:rsidR="00BD66E6">
        <w:rPr>
          <w:b/>
          <w:bCs/>
          <w:color w:val="000000"/>
          <w:szCs w:val="26"/>
          <w:lang w:eastAsia="zh-CN"/>
        </w:rPr>
        <w:t xml:space="preserve">CH1 </w:t>
      </w:r>
      <w:proofErr w:type="spellStart"/>
      <w:r w:rsidR="00BD66E6">
        <w:rPr>
          <w:b/>
          <w:bCs/>
          <w:color w:val="000000"/>
          <w:szCs w:val="26"/>
          <w:lang w:eastAsia="zh-CN"/>
        </w:rPr>
        <w:t>còn</w:t>
      </w:r>
      <w:proofErr w:type="spellEnd"/>
      <w:r w:rsidR="00BD66E6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BD66E6">
        <w:rPr>
          <w:b/>
          <w:bCs/>
          <w:color w:val="000000"/>
          <w:szCs w:val="26"/>
          <w:lang w:eastAsia="zh-CN"/>
        </w:rPr>
        <w:t>hàng</w:t>
      </w:r>
      <w:proofErr w:type="spellEnd"/>
      <w:r w:rsidR="00BD66E6">
        <w:rPr>
          <w:b/>
          <w:bCs/>
          <w:color w:val="000000"/>
          <w:szCs w:val="26"/>
          <w:lang w:eastAsia="zh-CN"/>
        </w:rPr>
        <w:t xml:space="preserve">, CH2 </w:t>
      </w:r>
      <w:proofErr w:type="spellStart"/>
      <w:r w:rsidR="00BD66E6">
        <w:rPr>
          <w:b/>
          <w:bCs/>
          <w:color w:val="000000"/>
          <w:szCs w:val="26"/>
          <w:lang w:eastAsia="zh-CN"/>
        </w:rPr>
        <w:t>hết</w:t>
      </w:r>
      <w:proofErr w:type="spellEnd"/>
      <w:r w:rsidR="00BD66E6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proofErr w:type="gramStart"/>
      <w:r w:rsidR="00BD66E6">
        <w:rPr>
          <w:b/>
          <w:bCs/>
          <w:color w:val="000000"/>
          <w:szCs w:val="26"/>
          <w:lang w:eastAsia="zh-CN"/>
        </w:rPr>
        <w:t>hàng</w:t>
      </w:r>
      <w:proofErr w:type="spellEnd"/>
      <w:r w:rsidR="00BD66E6">
        <w:rPr>
          <w:b/>
          <w:bCs/>
          <w:color w:val="000000"/>
          <w:szCs w:val="26"/>
          <w:lang w:eastAsia="zh-CN"/>
        </w:rPr>
        <w:t>(</w:t>
      </w:r>
      <w:proofErr w:type="gramEnd"/>
      <w:r w:rsidR="00295D05">
        <w:rPr>
          <w:b/>
          <w:bCs/>
          <w:color w:val="000000"/>
          <w:szCs w:val="26"/>
          <w:lang w:eastAsia="zh-CN"/>
        </w:rPr>
        <w:t xml:space="preserve">CN2, </w:t>
      </w:r>
      <w:proofErr w:type="spellStart"/>
      <w:r w:rsidR="00A036E5">
        <w:rPr>
          <w:b/>
          <w:bCs/>
          <w:color w:val="000000"/>
          <w:szCs w:val="26"/>
          <w:lang w:eastAsia="zh-CN"/>
        </w:rPr>
        <w:t>taikhoan</w:t>
      </w:r>
      <w:proofErr w:type="spellEnd"/>
      <w:r w:rsidR="00A036E5">
        <w:rPr>
          <w:b/>
          <w:bCs/>
          <w:color w:val="000000"/>
          <w:szCs w:val="26"/>
          <w:lang w:eastAsia="zh-CN"/>
        </w:rPr>
        <w:t xml:space="preserve"> </w:t>
      </w:r>
      <w:proofErr w:type="spellStart"/>
      <w:r w:rsidR="00A036E5">
        <w:rPr>
          <w:b/>
          <w:bCs/>
          <w:color w:val="000000"/>
          <w:szCs w:val="26"/>
          <w:lang w:eastAsia="zh-CN"/>
        </w:rPr>
        <w:t>TruongKho</w:t>
      </w:r>
      <w:proofErr w:type="spellEnd"/>
      <w:r w:rsidR="00A036E5">
        <w:rPr>
          <w:b/>
          <w:bCs/>
          <w:color w:val="000000"/>
          <w:szCs w:val="26"/>
          <w:lang w:eastAsia="zh-CN"/>
        </w:rPr>
        <w:t>)</w:t>
      </w:r>
    </w:p>
    <w:p w14:paraId="2B5D10D7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(SELECT HS1.mahs, HS1.tenhs</w:t>
      </w:r>
    </w:p>
    <w:p w14:paraId="2C5BC16D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FROM ch1.HAISAN@ch1_dblink_tk HS1, ch1.KHOHS_NVBH@ch1_dblink_tk QLK1</w:t>
      </w:r>
    </w:p>
    <w:p w14:paraId="57184AB6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WHERE HS1.mahs = QLK1.mahs</w:t>
      </w:r>
    </w:p>
    <w:p w14:paraId="59F71955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UNION ALL</w:t>
      </w:r>
    </w:p>
    <w:p w14:paraId="7793BD53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SELECT HS2.mahs, HS2.tenhs</w:t>
      </w:r>
    </w:p>
    <w:p w14:paraId="79D3051F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FROM ch2.HAISAN HS2, ch2.KHOHS_NVBH QLK2</w:t>
      </w:r>
    </w:p>
    <w:p w14:paraId="2F786CBA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WHERE HS2.mahs = QLK2.mahs)</w:t>
      </w:r>
    </w:p>
    <w:p w14:paraId="39EFD5CA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MINUS</w:t>
      </w:r>
    </w:p>
    <w:p w14:paraId="40E98564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(SELECT HS1.mahs, HS1.tenhs</w:t>
      </w:r>
    </w:p>
    <w:p w14:paraId="59AF3374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FROM ch1.HAISAN@ch1_dblink_tk HS1, ch1.KHOHS_NVBH@ch1_dblink_tk QLK1</w:t>
      </w:r>
    </w:p>
    <w:p w14:paraId="3155D916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WHERE HS1.mahs = QLK1.mahs AND QLK1.tinhtrang = 'Het hang' </w:t>
      </w:r>
    </w:p>
    <w:p w14:paraId="4575E2B4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UNION ALL</w:t>
      </w:r>
    </w:p>
    <w:p w14:paraId="5686F8B1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SELECT HS2.mahs, HS2.tenhs</w:t>
      </w:r>
    </w:p>
    <w:p w14:paraId="12FF8E52" w14:textId="77777777" w:rsidR="00342043" w:rsidRP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FROM ch2.HAISAN HS2, ch2.KHOHS_NVBH QLK2</w:t>
      </w:r>
    </w:p>
    <w:p w14:paraId="4A03D826" w14:textId="7103A878" w:rsidR="00342043" w:rsidRDefault="00342043" w:rsidP="00342043">
      <w:pPr>
        <w:spacing w:line="240" w:lineRule="auto"/>
        <w:rPr>
          <w:color w:val="000000"/>
          <w:szCs w:val="26"/>
          <w:lang w:eastAsia="zh-CN"/>
        </w:rPr>
      </w:pPr>
      <w:r w:rsidRPr="00342043">
        <w:rPr>
          <w:color w:val="000000"/>
          <w:szCs w:val="26"/>
          <w:lang w:eastAsia="zh-CN"/>
        </w:rPr>
        <w:t>WHERE HS2.mahs = QLK2.mahs AND QLK2.tinhtrang = 'Con hang')</w:t>
      </w:r>
    </w:p>
    <w:p w14:paraId="56BBF310" w14:textId="08C41F24" w:rsidR="00342043" w:rsidRPr="00342043" w:rsidRDefault="00250377" w:rsidP="00342043">
      <w:pPr>
        <w:spacing w:line="240" w:lineRule="auto"/>
        <w:rPr>
          <w:color w:val="000000"/>
          <w:szCs w:val="26"/>
          <w:lang w:eastAsia="zh-CN"/>
        </w:rPr>
      </w:pPr>
      <w:r w:rsidRPr="007D1DF5">
        <w:rPr>
          <w:noProof/>
        </w:rPr>
        <w:lastRenderedPageBreak/>
        <w:drawing>
          <wp:inline distT="0" distB="0" distL="0" distR="0" wp14:anchorId="66EB6657" wp14:editId="1802290D">
            <wp:extent cx="6010382" cy="6172200"/>
            <wp:effectExtent l="0" t="0" r="9525" b="0"/>
            <wp:docPr id="1218505312" name="Picture 12185053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53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2151" cy="61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653D" w14:textId="77777777" w:rsidR="00A036E5" w:rsidRDefault="00A036E5" w:rsidP="007F7004">
      <w:pPr>
        <w:spacing w:line="240" w:lineRule="auto"/>
        <w:rPr>
          <w:b/>
          <w:bCs/>
          <w:color w:val="000000"/>
          <w:szCs w:val="26"/>
          <w:lang w:eastAsia="zh-CN"/>
        </w:rPr>
      </w:pPr>
    </w:p>
    <w:p w14:paraId="69421C7D" w14:textId="77777777" w:rsidR="00D72E21" w:rsidRPr="00020E89" w:rsidRDefault="00D72E21" w:rsidP="00020E89">
      <w:pPr>
        <w:spacing w:line="240" w:lineRule="auto"/>
        <w:rPr>
          <w:sz w:val="24"/>
          <w:szCs w:val="24"/>
          <w:lang w:eastAsia="zh-CN"/>
        </w:rPr>
      </w:pPr>
    </w:p>
    <w:p w14:paraId="1F06BF2C" w14:textId="77777777" w:rsidR="00020E89" w:rsidRPr="00020E89" w:rsidRDefault="00020E89" w:rsidP="00020E89"/>
    <w:p w14:paraId="358FA63E" w14:textId="0156AACA" w:rsidR="00A332C0" w:rsidRDefault="77215151" w:rsidP="77215151">
      <w:pPr>
        <w:pStyle w:val="Heading1"/>
      </w:pPr>
      <w:bookmarkStart w:id="15" w:name="_Toc154958891"/>
      <w:r>
        <w:lastRenderedPageBreak/>
        <w:t>Viết hàm, thủ tục và ràng buộc toàn vẹn</w:t>
      </w:r>
      <w:bookmarkEnd w:id="15"/>
    </w:p>
    <w:p w14:paraId="072F73AC" w14:textId="22563ECB" w:rsidR="00A332C0" w:rsidRDefault="77215151" w:rsidP="00DB7651">
      <w:pPr>
        <w:pStyle w:val="Heading2"/>
      </w:pPr>
      <w:bookmarkStart w:id="16" w:name="_Toc154958892"/>
      <w:r>
        <w:t>Procedure</w:t>
      </w:r>
      <w:bookmarkEnd w:id="16"/>
    </w:p>
    <w:p w14:paraId="5F500935" w14:textId="6604CB1F" w:rsidR="00DF61ED" w:rsidRPr="004D7197" w:rsidRDefault="77215151" w:rsidP="77215151">
      <w:pPr>
        <w:spacing w:line="257" w:lineRule="auto"/>
        <w:rPr>
          <w:szCs w:val="26"/>
        </w:rPr>
      </w:pPr>
      <w:r>
        <w:t xml:space="preserve">Procedure </w:t>
      </w:r>
      <w:proofErr w:type="spellStart"/>
      <w:r>
        <w:t>t</w:t>
      </w:r>
      <w:r w:rsidRPr="77215151">
        <w:rPr>
          <w:szCs w:val="26"/>
        </w:rPr>
        <w:t>hực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hiện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việc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chuyển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hàng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trong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kh</w:t>
      </w:r>
      <w:r w:rsidR="00C66E88">
        <w:rPr>
          <w:szCs w:val="26"/>
        </w:rPr>
        <w:t>o</w:t>
      </w:r>
      <w:proofErr w:type="spellEnd"/>
      <w:r w:rsidR="00C66E88">
        <w:rPr>
          <w:szCs w:val="26"/>
        </w:rPr>
        <w:t xml:space="preserve"> </w:t>
      </w:r>
      <w:proofErr w:type="spellStart"/>
      <w:r w:rsidR="00C66E88">
        <w:rPr>
          <w:szCs w:val="26"/>
        </w:rPr>
        <w:t>của</w:t>
      </w:r>
      <w:proofErr w:type="spellEnd"/>
      <w:r w:rsidR="00C66E88">
        <w:rPr>
          <w:szCs w:val="26"/>
        </w:rPr>
        <w:t xml:space="preserve"> </w:t>
      </w:r>
      <w:proofErr w:type="spellStart"/>
      <w:r w:rsidR="00C66E88">
        <w:rPr>
          <w:szCs w:val="26"/>
        </w:rPr>
        <w:t>cửa</w:t>
      </w:r>
      <w:proofErr w:type="spellEnd"/>
      <w:r w:rsidR="00C66E88">
        <w:rPr>
          <w:szCs w:val="26"/>
        </w:rPr>
        <w:t xml:space="preserve"> </w:t>
      </w:r>
      <w:proofErr w:type="spellStart"/>
      <w:r w:rsidR="00C66E88">
        <w:rPr>
          <w:szCs w:val="26"/>
        </w:rPr>
        <w:t>hàng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tư</w:t>
      </w:r>
      <w:proofErr w:type="spellEnd"/>
      <w:r w:rsidRPr="77215151">
        <w:rPr>
          <w:szCs w:val="26"/>
        </w:rPr>
        <w:t xml:space="preserve">̀ </w:t>
      </w:r>
      <w:proofErr w:type="spellStart"/>
      <w:r w:rsidR="00C66E88">
        <w:rPr>
          <w:szCs w:val="26"/>
        </w:rPr>
        <w:t>cửa</w:t>
      </w:r>
      <w:proofErr w:type="spellEnd"/>
      <w:r w:rsidR="00C66E88">
        <w:rPr>
          <w:szCs w:val="26"/>
        </w:rPr>
        <w:t xml:space="preserve"> </w:t>
      </w:r>
      <w:proofErr w:type="spellStart"/>
      <w:r w:rsidR="00C66E88">
        <w:rPr>
          <w:szCs w:val="26"/>
        </w:rPr>
        <w:t>hàng</w:t>
      </w:r>
      <w:proofErr w:type="spellEnd"/>
      <w:r w:rsidR="00C66E88">
        <w:rPr>
          <w:szCs w:val="26"/>
        </w:rPr>
        <w:t xml:space="preserve"> </w:t>
      </w:r>
      <w:proofErr w:type="spellStart"/>
      <w:r w:rsidR="00C66E88">
        <w:rPr>
          <w:szCs w:val="26"/>
        </w:rPr>
        <w:t>này</w:t>
      </w:r>
      <w:proofErr w:type="spellEnd"/>
      <w:r w:rsidR="00C66E88">
        <w:rPr>
          <w:szCs w:val="26"/>
        </w:rPr>
        <w:t xml:space="preserve"> sang </w:t>
      </w:r>
      <w:proofErr w:type="spellStart"/>
      <w:r w:rsidR="00C66E88">
        <w:rPr>
          <w:szCs w:val="26"/>
        </w:rPr>
        <w:t>cửa</w:t>
      </w:r>
      <w:proofErr w:type="spellEnd"/>
      <w:r w:rsidR="00C66E88">
        <w:rPr>
          <w:szCs w:val="26"/>
        </w:rPr>
        <w:t xml:space="preserve"> </w:t>
      </w:r>
      <w:proofErr w:type="spellStart"/>
      <w:r w:rsidR="00C66E88">
        <w:rPr>
          <w:szCs w:val="26"/>
        </w:rPr>
        <w:t>hàng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khác</w:t>
      </w:r>
      <w:proofErr w:type="spellEnd"/>
      <w:r w:rsidRPr="77215151">
        <w:rPr>
          <w:szCs w:val="26"/>
        </w:rPr>
        <w:t xml:space="preserve">. Ở </w:t>
      </w:r>
      <w:proofErr w:type="spellStart"/>
      <w:r w:rsidRPr="77215151">
        <w:rPr>
          <w:szCs w:val="26"/>
        </w:rPr>
        <w:t>tài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khoản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của</w:t>
      </w:r>
      <w:proofErr w:type="spellEnd"/>
      <w:r w:rsidRPr="77215151">
        <w:rPr>
          <w:szCs w:val="26"/>
        </w:rPr>
        <w:t xml:space="preserve"> </w:t>
      </w:r>
      <w:proofErr w:type="spellStart"/>
      <w:r w:rsidR="00C66E88">
        <w:rPr>
          <w:szCs w:val="26"/>
        </w:rPr>
        <w:t>cửa</w:t>
      </w:r>
      <w:proofErr w:type="spellEnd"/>
      <w:r w:rsidR="00C66E88">
        <w:rPr>
          <w:szCs w:val="26"/>
        </w:rPr>
        <w:t xml:space="preserve"> </w:t>
      </w:r>
      <w:proofErr w:type="spellStart"/>
      <w:r w:rsidR="00C66E88">
        <w:rPr>
          <w:szCs w:val="26"/>
        </w:rPr>
        <w:t>hàng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hiện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tại</w:t>
      </w:r>
      <w:proofErr w:type="spellEnd"/>
      <w:r w:rsidRPr="77215151">
        <w:rPr>
          <w:szCs w:val="26"/>
        </w:rPr>
        <w:t xml:space="preserve">, ta </w:t>
      </w:r>
      <w:proofErr w:type="spellStart"/>
      <w:r w:rsidRPr="77215151">
        <w:rPr>
          <w:szCs w:val="26"/>
        </w:rPr>
        <w:t>nhập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vào</w:t>
      </w:r>
      <w:proofErr w:type="spellEnd"/>
      <w:r w:rsidRPr="77215151">
        <w:rPr>
          <w:szCs w:val="26"/>
        </w:rPr>
        <w:t xml:space="preserve"> mã </w:t>
      </w:r>
      <w:proofErr w:type="spellStart"/>
      <w:r w:rsidRPr="77215151">
        <w:rPr>
          <w:szCs w:val="26"/>
        </w:rPr>
        <w:t>của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của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hàng</w:t>
      </w:r>
      <w:proofErr w:type="spellEnd"/>
      <w:r w:rsidRPr="77215151">
        <w:rPr>
          <w:szCs w:val="26"/>
        </w:rPr>
        <w:t xml:space="preserve"> sẽ </w:t>
      </w:r>
      <w:proofErr w:type="spellStart"/>
      <w:r w:rsidRPr="77215151">
        <w:rPr>
          <w:szCs w:val="26"/>
        </w:rPr>
        <w:t>nhận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sản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phẩm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chuyển</w:t>
      </w:r>
      <w:proofErr w:type="spellEnd"/>
      <w:r w:rsidRPr="77215151">
        <w:rPr>
          <w:szCs w:val="26"/>
        </w:rPr>
        <w:t xml:space="preserve">, </w:t>
      </w:r>
      <w:proofErr w:type="spellStart"/>
      <w:r w:rsidRPr="77215151">
        <w:rPr>
          <w:szCs w:val="26"/>
        </w:rPr>
        <w:t>nhập</w:t>
      </w:r>
      <w:proofErr w:type="spellEnd"/>
      <w:r w:rsidRPr="77215151">
        <w:rPr>
          <w:szCs w:val="26"/>
        </w:rPr>
        <w:t xml:space="preserve"> mã </w:t>
      </w:r>
      <w:proofErr w:type="spellStart"/>
      <w:r w:rsidRPr="77215151">
        <w:rPr>
          <w:szCs w:val="26"/>
        </w:rPr>
        <w:t>sản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phẩm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cần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chuyển</w:t>
      </w:r>
      <w:proofErr w:type="spellEnd"/>
      <w:r w:rsidRPr="77215151">
        <w:rPr>
          <w:szCs w:val="26"/>
        </w:rPr>
        <w:t xml:space="preserve">, </w:t>
      </w:r>
      <w:proofErr w:type="spellStart"/>
      <w:r w:rsidRPr="77215151">
        <w:rPr>
          <w:szCs w:val="26"/>
        </w:rPr>
        <w:t>sô</w:t>
      </w:r>
      <w:proofErr w:type="spellEnd"/>
      <w:r w:rsidRPr="77215151">
        <w:rPr>
          <w:szCs w:val="26"/>
        </w:rPr>
        <w:t xml:space="preserve">́ </w:t>
      </w:r>
      <w:proofErr w:type="spellStart"/>
      <w:r w:rsidRPr="77215151">
        <w:rPr>
          <w:szCs w:val="26"/>
        </w:rPr>
        <w:t>lượng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chuyển</w:t>
      </w:r>
      <w:proofErr w:type="spellEnd"/>
      <w:r w:rsidRPr="77215151">
        <w:rPr>
          <w:szCs w:val="26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7215151" w14:paraId="0033F286" w14:textId="77777777" w:rsidTr="77215151">
        <w:trPr>
          <w:trHeight w:val="300"/>
        </w:trPr>
        <w:tc>
          <w:tcPr>
            <w:tcW w:w="9360" w:type="dxa"/>
          </w:tcPr>
          <w:p w14:paraId="27C03B26" w14:textId="3A8845D4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>CREATE OR REPLACE PROCEDURE CHUYEN_</w:t>
            </w:r>
            <w:proofErr w:type="gramStart"/>
            <w:r w:rsidRPr="77215151">
              <w:rPr>
                <w:szCs w:val="26"/>
              </w:rPr>
              <w:t>HANG(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5EA48CA1" w14:textId="4E205BCC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P_MAHS IN VARCHAR2, </w:t>
            </w:r>
          </w:p>
          <w:p w14:paraId="7D872DE9" w14:textId="4CCD27B2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P_MACH_DESTINATION IN VARCHAR2, </w:t>
            </w:r>
          </w:p>
          <w:p w14:paraId="1913C458" w14:textId="058B9227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P_SOLUONG_CHUYEN IN NUMBER </w:t>
            </w:r>
          </w:p>
          <w:p w14:paraId="31B1DE77" w14:textId="3FD923DC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) </w:t>
            </w:r>
          </w:p>
          <w:p w14:paraId="6904F248" w14:textId="7F646A96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IS </w:t>
            </w:r>
          </w:p>
          <w:p w14:paraId="485CA2C9" w14:textId="22F72BEE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V_SO_LUONG_HIENTAI </w:t>
            </w:r>
            <w:proofErr w:type="gramStart"/>
            <w:r w:rsidRPr="77215151">
              <w:rPr>
                <w:szCs w:val="26"/>
              </w:rPr>
              <w:t>NUMBER;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06E71102" w14:textId="6A83F866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V_SO_LUONG_DESTINATION </w:t>
            </w:r>
            <w:proofErr w:type="gramStart"/>
            <w:r w:rsidRPr="77215151">
              <w:rPr>
                <w:szCs w:val="26"/>
              </w:rPr>
              <w:t>NUMBER;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40838985" w14:textId="57ADE6E4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V_COUNT_DESTINATION </w:t>
            </w:r>
            <w:proofErr w:type="gramStart"/>
            <w:r w:rsidRPr="77215151">
              <w:rPr>
                <w:szCs w:val="26"/>
              </w:rPr>
              <w:t>NUMBER;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623034F8" w14:textId="6CE99ED2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V_CHECK_SO_LUONG </w:t>
            </w:r>
            <w:proofErr w:type="gramStart"/>
            <w:r w:rsidRPr="77215151">
              <w:rPr>
                <w:szCs w:val="26"/>
              </w:rPr>
              <w:t>NUMBER;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64783418" w14:textId="77777777" w:rsidR="00255BA1" w:rsidRDefault="00255BA1" w:rsidP="77215151">
            <w:pPr>
              <w:spacing w:line="285" w:lineRule="exact"/>
              <w:rPr>
                <w:szCs w:val="26"/>
              </w:rPr>
            </w:pPr>
          </w:p>
          <w:p w14:paraId="6A8E5620" w14:textId="07C67B63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BEGIN </w:t>
            </w:r>
          </w:p>
          <w:p w14:paraId="4F3F4CF0" w14:textId="77777777" w:rsidR="00255BA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</w:t>
            </w:r>
          </w:p>
          <w:p w14:paraId="686C495B" w14:textId="72736039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-- </w:t>
            </w:r>
            <w:proofErr w:type="spellStart"/>
            <w:r w:rsidRPr="77215151">
              <w:rPr>
                <w:szCs w:val="26"/>
              </w:rPr>
              <w:t>Kiểm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tra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số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lượng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chuyển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630B36C0" w14:textId="0C12D910" w:rsidR="00255BA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IF P_SOLUONG_CHUYEN &lt;= 0 THEN </w:t>
            </w:r>
          </w:p>
          <w:p w14:paraId="30D37D42" w14:textId="025AC04D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-- </w:t>
            </w:r>
            <w:proofErr w:type="spellStart"/>
            <w:r w:rsidRPr="77215151">
              <w:rPr>
                <w:szCs w:val="26"/>
              </w:rPr>
              <w:t>Xuất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lỗi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nếu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số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lượng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chuyển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không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hợp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lệ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32574525" w14:textId="54813AB7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DBMS_OUTPUT.PUT_</w:t>
            </w:r>
            <w:proofErr w:type="gramStart"/>
            <w:r w:rsidRPr="77215151">
              <w:rPr>
                <w:szCs w:val="26"/>
              </w:rPr>
              <w:t>LINE(</w:t>
            </w:r>
            <w:proofErr w:type="gramEnd"/>
            <w:r w:rsidRPr="77215151">
              <w:rPr>
                <w:szCs w:val="26"/>
              </w:rPr>
              <w:t xml:space="preserve">'So </w:t>
            </w:r>
            <w:proofErr w:type="spellStart"/>
            <w:r w:rsidRPr="77215151">
              <w:rPr>
                <w:szCs w:val="26"/>
              </w:rPr>
              <w:t>luong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chuyen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phai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lon</w:t>
            </w:r>
            <w:proofErr w:type="spellEnd"/>
            <w:r w:rsidRPr="77215151">
              <w:rPr>
                <w:szCs w:val="26"/>
              </w:rPr>
              <w:t xml:space="preserve"> hon 0'); </w:t>
            </w:r>
          </w:p>
          <w:p w14:paraId="6FDFB88D" w14:textId="61A45887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</w:t>
            </w:r>
            <w:proofErr w:type="gramStart"/>
            <w:r w:rsidRPr="77215151">
              <w:rPr>
                <w:szCs w:val="26"/>
              </w:rPr>
              <w:t>RETURN;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3BDFB9A5" w14:textId="3A6DFEDF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END </w:t>
            </w:r>
            <w:proofErr w:type="gramStart"/>
            <w:r w:rsidRPr="77215151">
              <w:rPr>
                <w:szCs w:val="26"/>
              </w:rPr>
              <w:t>IF;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7D1A096B" w14:textId="77777777" w:rsidR="00255BA1" w:rsidRDefault="00255BA1" w:rsidP="77215151">
            <w:pPr>
              <w:spacing w:line="285" w:lineRule="exact"/>
              <w:rPr>
                <w:szCs w:val="26"/>
              </w:rPr>
            </w:pPr>
          </w:p>
          <w:p w14:paraId="5E22E7A3" w14:textId="3FE7BE89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-- </w:t>
            </w:r>
            <w:proofErr w:type="spellStart"/>
            <w:r w:rsidRPr="77215151">
              <w:rPr>
                <w:szCs w:val="26"/>
              </w:rPr>
              <w:t>Kiểm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tra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xem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cặp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khóa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chính</w:t>
            </w:r>
            <w:proofErr w:type="spellEnd"/>
            <w:r w:rsidRPr="77215151">
              <w:rPr>
                <w:szCs w:val="26"/>
              </w:rPr>
              <w:t xml:space="preserve"> MACH, MAHS </w:t>
            </w:r>
            <w:proofErr w:type="spellStart"/>
            <w:r w:rsidRPr="77215151">
              <w:rPr>
                <w:szCs w:val="26"/>
              </w:rPr>
              <w:t>có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tồn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tại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trong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bảng</w:t>
            </w:r>
            <w:proofErr w:type="spellEnd"/>
            <w:r w:rsidRPr="77215151">
              <w:rPr>
                <w:szCs w:val="26"/>
              </w:rPr>
              <w:t xml:space="preserve"> KHOHS_QLKHO </w:t>
            </w:r>
            <w:proofErr w:type="spellStart"/>
            <w:r w:rsidRPr="77215151">
              <w:rPr>
                <w:szCs w:val="26"/>
              </w:rPr>
              <w:t>không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0CC6CA86" w14:textId="1A9A7A68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BEGIN </w:t>
            </w:r>
          </w:p>
          <w:p w14:paraId="3F546A7A" w14:textId="1C8A293E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SELECT </w:t>
            </w:r>
            <w:proofErr w:type="spellStart"/>
            <w:r w:rsidRPr="77215151">
              <w:rPr>
                <w:szCs w:val="26"/>
              </w:rPr>
              <w:t>SoLuong</w:t>
            </w:r>
            <w:proofErr w:type="spellEnd"/>
            <w:r w:rsidRPr="77215151">
              <w:rPr>
                <w:szCs w:val="26"/>
              </w:rPr>
              <w:t xml:space="preserve"> INTO V_SO_LUONG_HIENTAI </w:t>
            </w:r>
          </w:p>
          <w:p w14:paraId="1D68D6C8" w14:textId="590E61F3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FROM ch1.KHOHS_QLKHO </w:t>
            </w:r>
          </w:p>
          <w:p w14:paraId="0925C719" w14:textId="26E6A795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WHERE MAHS = P_</w:t>
            </w:r>
            <w:proofErr w:type="gramStart"/>
            <w:r w:rsidRPr="77215151">
              <w:rPr>
                <w:szCs w:val="26"/>
              </w:rPr>
              <w:t>MAHS;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35CBCEAD" w14:textId="312714CD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3EC77BA8" w14:textId="0E1ABC8C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EXCEPTION </w:t>
            </w:r>
          </w:p>
          <w:p w14:paraId="01D0A94A" w14:textId="1E57FA6D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WHEN NO_DATA_FOUND THEN </w:t>
            </w:r>
          </w:p>
          <w:p w14:paraId="7686F41D" w14:textId="7746B06D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-- </w:t>
            </w:r>
            <w:proofErr w:type="spellStart"/>
            <w:r w:rsidRPr="77215151">
              <w:rPr>
                <w:szCs w:val="26"/>
              </w:rPr>
              <w:t>Xuất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lỗi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nếu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không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tìm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thấy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dữ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liệu</w:t>
            </w:r>
            <w:proofErr w:type="spellEnd"/>
            <w:r w:rsidRPr="77215151">
              <w:rPr>
                <w:szCs w:val="26"/>
              </w:rPr>
              <w:t xml:space="preserve"> ở </w:t>
            </w:r>
            <w:proofErr w:type="spellStart"/>
            <w:r w:rsidRPr="77215151">
              <w:rPr>
                <w:szCs w:val="26"/>
              </w:rPr>
              <w:t>cửa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hàng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hiện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tại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742A67CC" w14:textId="7D61B94E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DBMS_OUTPUT.PUT_</w:t>
            </w:r>
            <w:proofErr w:type="gramStart"/>
            <w:r w:rsidRPr="77215151">
              <w:rPr>
                <w:szCs w:val="26"/>
              </w:rPr>
              <w:t>LINE(</w:t>
            </w:r>
            <w:proofErr w:type="gramEnd"/>
            <w:r w:rsidRPr="77215151">
              <w:rPr>
                <w:szCs w:val="26"/>
              </w:rPr>
              <w:t xml:space="preserve">'Co </w:t>
            </w:r>
            <w:proofErr w:type="spellStart"/>
            <w:r w:rsidRPr="77215151">
              <w:rPr>
                <w:szCs w:val="26"/>
              </w:rPr>
              <w:t>loi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voi</w:t>
            </w:r>
            <w:proofErr w:type="spellEnd"/>
            <w:r w:rsidRPr="77215151">
              <w:rPr>
                <w:szCs w:val="26"/>
              </w:rPr>
              <w:t xml:space="preserve"> Ma Cua Hang, Ma Hai San can </w:t>
            </w:r>
            <w:proofErr w:type="spellStart"/>
            <w:r w:rsidRPr="77215151">
              <w:rPr>
                <w:szCs w:val="26"/>
              </w:rPr>
              <w:t>chuyen</w:t>
            </w:r>
            <w:proofErr w:type="spellEnd"/>
            <w:r w:rsidRPr="77215151">
              <w:rPr>
                <w:szCs w:val="26"/>
              </w:rPr>
              <w:t xml:space="preserve">'); </w:t>
            </w:r>
          </w:p>
          <w:p w14:paraId="3260C157" w14:textId="222EBE0F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</w:t>
            </w:r>
            <w:proofErr w:type="gramStart"/>
            <w:r w:rsidRPr="77215151">
              <w:rPr>
                <w:szCs w:val="26"/>
              </w:rPr>
              <w:t>RETURN;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6D1FCE86" w14:textId="528AA220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</w:t>
            </w:r>
            <w:proofErr w:type="gramStart"/>
            <w:r w:rsidRPr="77215151">
              <w:rPr>
                <w:szCs w:val="26"/>
              </w:rPr>
              <w:t>END;</w:t>
            </w:r>
            <w:proofErr w:type="gramEnd"/>
          </w:p>
          <w:p w14:paraId="537C79DF" w14:textId="77777777" w:rsidR="00255BA1" w:rsidRDefault="00255BA1" w:rsidP="77215151">
            <w:pPr>
              <w:spacing w:line="285" w:lineRule="exact"/>
              <w:rPr>
                <w:szCs w:val="26"/>
              </w:rPr>
            </w:pPr>
          </w:p>
          <w:p w14:paraId="71D77154" w14:textId="181471D5" w:rsidR="00255BA1" w:rsidRDefault="00856186" w:rsidP="00255BA1">
            <w:pPr>
              <w:spacing w:line="285" w:lineRule="exact"/>
              <w:rPr>
                <w:szCs w:val="26"/>
              </w:rPr>
            </w:pPr>
            <w:r>
              <w:rPr>
                <w:szCs w:val="26"/>
              </w:rPr>
              <w:t xml:space="preserve">   </w:t>
            </w:r>
            <w:r w:rsidR="00255BA1" w:rsidRPr="77215151">
              <w:rPr>
                <w:szCs w:val="26"/>
              </w:rPr>
              <w:t xml:space="preserve">-- </w:t>
            </w:r>
            <w:proofErr w:type="spellStart"/>
            <w:r w:rsidR="00255BA1" w:rsidRPr="77215151">
              <w:rPr>
                <w:szCs w:val="26"/>
              </w:rPr>
              <w:t>Nếu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tồn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tại</w:t>
            </w:r>
            <w:proofErr w:type="spellEnd"/>
            <w:r w:rsidR="00255BA1" w:rsidRPr="77215151">
              <w:rPr>
                <w:szCs w:val="26"/>
              </w:rPr>
              <w:t xml:space="preserve">, </w:t>
            </w:r>
            <w:proofErr w:type="spellStart"/>
            <w:r w:rsidR="00255BA1" w:rsidRPr="77215151">
              <w:rPr>
                <w:szCs w:val="26"/>
              </w:rPr>
              <w:t>kiểm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tra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xem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có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đủ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số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lượng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để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chuyển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  <w:proofErr w:type="spellStart"/>
            <w:r w:rsidR="00255BA1" w:rsidRPr="77215151">
              <w:rPr>
                <w:szCs w:val="26"/>
              </w:rPr>
              <w:t>không</w:t>
            </w:r>
            <w:proofErr w:type="spellEnd"/>
            <w:r w:rsidR="00255BA1" w:rsidRPr="77215151">
              <w:rPr>
                <w:szCs w:val="26"/>
              </w:rPr>
              <w:t xml:space="preserve"> </w:t>
            </w:r>
          </w:p>
          <w:p w14:paraId="71238F56" w14:textId="1ACC9AA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IF V_SO_LUONG_HIENTAI &gt;= P_SOLUONG_CHUYEN THEN </w:t>
            </w:r>
          </w:p>
          <w:p w14:paraId="7C3EBEC4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0E294E08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lastRenderedPageBreak/>
              <w:t xml:space="preserve">        -- </w:t>
            </w:r>
            <w:proofErr w:type="spellStart"/>
            <w:r w:rsidRPr="77215151">
              <w:rPr>
                <w:szCs w:val="26"/>
              </w:rPr>
              <w:t>Kiểm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tra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xem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MACH_destination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có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tồn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tại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trong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bảng</w:t>
            </w:r>
            <w:proofErr w:type="spellEnd"/>
            <w:r w:rsidRPr="77215151">
              <w:rPr>
                <w:szCs w:val="26"/>
              </w:rPr>
              <w:t xml:space="preserve"> CUAHANG </w:t>
            </w:r>
            <w:proofErr w:type="spellStart"/>
            <w:r w:rsidRPr="77215151">
              <w:rPr>
                <w:szCs w:val="26"/>
              </w:rPr>
              <w:t>không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61A340E0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SELECT </w:t>
            </w:r>
            <w:proofErr w:type="gramStart"/>
            <w:r w:rsidRPr="77215151">
              <w:rPr>
                <w:szCs w:val="26"/>
              </w:rPr>
              <w:t>COUNT(</w:t>
            </w:r>
            <w:proofErr w:type="gramEnd"/>
            <w:r w:rsidRPr="77215151">
              <w:rPr>
                <w:szCs w:val="26"/>
              </w:rPr>
              <w:t xml:space="preserve">*) INTO V_COUNT_DESTINATION </w:t>
            </w:r>
          </w:p>
          <w:p w14:paraId="4EFCC583" w14:textId="4E7A8141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</w:t>
            </w:r>
            <w:r w:rsidR="000C670B">
              <w:rPr>
                <w:szCs w:val="26"/>
              </w:rPr>
              <w:t xml:space="preserve">    </w:t>
            </w:r>
            <w:r w:rsidRPr="77215151">
              <w:rPr>
                <w:szCs w:val="26"/>
              </w:rPr>
              <w:t>FROM (</w:t>
            </w:r>
            <w:r>
              <w:tab/>
            </w:r>
            <w:r w:rsidRPr="77215151">
              <w:rPr>
                <w:szCs w:val="26"/>
              </w:rPr>
              <w:t xml:space="preserve">SELECT * </w:t>
            </w:r>
          </w:p>
          <w:p w14:paraId="52322142" w14:textId="4B9F466B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</w:t>
            </w:r>
            <w:r w:rsidR="000C670B">
              <w:rPr>
                <w:szCs w:val="26"/>
              </w:rPr>
              <w:t xml:space="preserve">              </w:t>
            </w:r>
            <w:r w:rsidRPr="77215151">
              <w:rPr>
                <w:szCs w:val="26"/>
              </w:rPr>
              <w:t>FROM ch1.CUAHANG</w:t>
            </w:r>
          </w:p>
          <w:p w14:paraId="6832C5AE" w14:textId="3D1887DB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</w:t>
            </w:r>
            <w:r w:rsidR="000C670B">
              <w:rPr>
                <w:szCs w:val="26"/>
              </w:rPr>
              <w:t xml:space="preserve">              </w:t>
            </w:r>
            <w:r w:rsidRPr="77215151">
              <w:rPr>
                <w:szCs w:val="26"/>
              </w:rPr>
              <w:t>UNION ALL</w:t>
            </w:r>
          </w:p>
          <w:p w14:paraId="7ED682D8" w14:textId="524A021C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</w:t>
            </w:r>
            <w:r w:rsidR="000C670B">
              <w:rPr>
                <w:szCs w:val="26"/>
              </w:rPr>
              <w:t xml:space="preserve">              </w:t>
            </w:r>
            <w:r w:rsidRPr="77215151">
              <w:rPr>
                <w:szCs w:val="26"/>
              </w:rPr>
              <w:t xml:space="preserve">SELECT * </w:t>
            </w:r>
          </w:p>
          <w:p w14:paraId="0666821F" w14:textId="257F976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</w:t>
            </w:r>
            <w:r w:rsidR="000C670B">
              <w:rPr>
                <w:szCs w:val="26"/>
              </w:rPr>
              <w:t xml:space="preserve">              </w:t>
            </w:r>
            <w:r w:rsidRPr="77215151">
              <w:rPr>
                <w:szCs w:val="26"/>
              </w:rPr>
              <w:t>FROM ch2.CUAHANG@ch2_dblink)</w:t>
            </w:r>
          </w:p>
          <w:p w14:paraId="259A973C" w14:textId="0620D3E8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</w:t>
            </w:r>
            <w:r w:rsidR="005C2169">
              <w:rPr>
                <w:szCs w:val="26"/>
              </w:rPr>
              <w:t xml:space="preserve">    </w:t>
            </w:r>
            <w:r w:rsidRPr="77215151">
              <w:rPr>
                <w:szCs w:val="26"/>
              </w:rPr>
              <w:t>WHERE MACH = P_MACH_</w:t>
            </w:r>
            <w:proofErr w:type="gramStart"/>
            <w:r w:rsidRPr="77215151">
              <w:rPr>
                <w:szCs w:val="26"/>
              </w:rPr>
              <w:t>DESTINATION;</w:t>
            </w:r>
            <w:proofErr w:type="gramEnd"/>
          </w:p>
          <w:p w14:paraId="36A8A693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7F0B1DB4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-- </w:t>
            </w:r>
            <w:proofErr w:type="spellStart"/>
            <w:r w:rsidRPr="77215151">
              <w:rPr>
                <w:szCs w:val="26"/>
              </w:rPr>
              <w:t>Nếu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MACH_destination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có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tồn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tại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trong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bảng</w:t>
            </w:r>
            <w:proofErr w:type="spellEnd"/>
            <w:r w:rsidRPr="77215151">
              <w:rPr>
                <w:szCs w:val="26"/>
              </w:rPr>
              <w:t xml:space="preserve"> CUAHANG</w:t>
            </w:r>
          </w:p>
          <w:p w14:paraId="687F8D75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IF V_COUNT_DESTINATION &gt; 0 THEN</w:t>
            </w:r>
          </w:p>
          <w:p w14:paraId="0062A024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62A6485D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-- </w:t>
            </w:r>
            <w:proofErr w:type="spellStart"/>
            <w:r w:rsidRPr="77215151">
              <w:rPr>
                <w:szCs w:val="26"/>
              </w:rPr>
              <w:t>Kiểm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tra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xem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cặp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khóa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chính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MACH_destination</w:t>
            </w:r>
            <w:proofErr w:type="spellEnd"/>
            <w:r w:rsidRPr="77215151">
              <w:rPr>
                <w:szCs w:val="26"/>
              </w:rPr>
              <w:t xml:space="preserve">, MAHS </w:t>
            </w:r>
            <w:proofErr w:type="spellStart"/>
            <w:r w:rsidRPr="77215151">
              <w:rPr>
                <w:szCs w:val="26"/>
              </w:rPr>
              <w:t>có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tồn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tại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không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2032F5F9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BEGIN </w:t>
            </w:r>
          </w:p>
          <w:p w14:paraId="5E131FAE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    SELECT </w:t>
            </w:r>
            <w:proofErr w:type="spellStart"/>
            <w:r w:rsidRPr="77215151">
              <w:rPr>
                <w:szCs w:val="26"/>
              </w:rPr>
              <w:t>SoLuong</w:t>
            </w:r>
            <w:proofErr w:type="spellEnd"/>
            <w:r w:rsidRPr="77215151">
              <w:rPr>
                <w:szCs w:val="26"/>
              </w:rPr>
              <w:t xml:space="preserve"> INTO V_SO_LUONG_DESTINATION </w:t>
            </w:r>
          </w:p>
          <w:p w14:paraId="1EB34854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    FROM ch2.KHOHS_QLKHO@ch2_dblink </w:t>
            </w:r>
          </w:p>
          <w:p w14:paraId="5EEA8A7E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    WHERE MACH = P_MACH_DESTINATION AND MAHS = P_</w:t>
            </w:r>
            <w:proofErr w:type="gramStart"/>
            <w:r w:rsidRPr="77215151">
              <w:rPr>
                <w:szCs w:val="26"/>
              </w:rPr>
              <w:t>MAHS;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66CFE4A7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5083D58D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EXCEPTION </w:t>
            </w:r>
          </w:p>
          <w:p w14:paraId="6CA457DD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    WHEN NO_DATA_FOUND THEN </w:t>
            </w:r>
          </w:p>
          <w:p w14:paraId="77CBAAB9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        -- </w:t>
            </w:r>
            <w:proofErr w:type="spellStart"/>
            <w:r w:rsidRPr="77215151">
              <w:rPr>
                <w:szCs w:val="26"/>
              </w:rPr>
              <w:t>Nếu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không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tìm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thấy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dữ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liệu</w:t>
            </w:r>
            <w:proofErr w:type="spellEnd"/>
            <w:r w:rsidRPr="77215151">
              <w:rPr>
                <w:szCs w:val="26"/>
              </w:rPr>
              <w:t xml:space="preserve"> ở </w:t>
            </w:r>
            <w:proofErr w:type="spellStart"/>
            <w:r w:rsidRPr="77215151">
              <w:rPr>
                <w:szCs w:val="26"/>
              </w:rPr>
              <w:t>cửa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hàng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đích</w:t>
            </w:r>
            <w:proofErr w:type="spellEnd"/>
            <w:r w:rsidRPr="77215151">
              <w:rPr>
                <w:szCs w:val="26"/>
              </w:rPr>
              <w:t xml:space="preserve">, </w:t>
            </w:r>
            <w:proofErr w:type="spellStart"/>
            <w:r w:rsidRPr="77215151">
              <w:rPr>
                <w:szCs w:val="26"/>
              </w:rPr>
              <w:t>thêm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mới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vào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cửa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hàng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đích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5B617BB5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        INSERT INTO ch2.KHOHS_QLKHO@ch2_dblink (MACH, MAHS, </w:t>
            </w:r>
            <w:proofErr w:type="spellStart"/>
            <w:r w:rsidRPr="77215151">
              <w:rPr>
                <w:szCs w:val="26"/>
              </w:rPr>
              <w:t>SoLuong</w:t>
            </w:r>
            <w:proofErr w:type="spellEnd"/>
            <w:r w:rsidRPr="77215151">
              <w:rPr>
                <w:szCs w:val="26"/>
              </w:rPr>
              <w:t xml:space="preserve">, </w:t>
            </w:r>
            <w:proofErr w:type="spellStart"/>
            <w:r w:rsidRPr="77215151">
              <w:rPr>
                <w:szCs w:val="26"/>
              </w:rPr>
              <w:t>NgayCapNhat</w:t>
            </w:r>
            <w:proofErr w:type="spellEnd"/>
            <w:r w:rsidRPr="77215151">
              <w:rPr>
                <w:szCs w:val="26"/>
              </w:rPr>
              <w:t xml:space="preserve">) </w:t>
            </w:r>
          </w:p>
          <w:p w14:paraId="45D3BC60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        VALUES (P_MACH_DESTINATION, P_MAHS, 0, SYSDATE</w:t>
            </w:r>
            <w:proofErr w:type="gramStart"/>
            <w:r w:rsidRPr="77215151">
              <w:rPr>
                <w:szCs w:val="26"/>
              </w:rPr>
              <w:t>);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66EE7EBF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</w:t>
            </w:r>
            <w:proofErr w:type="gramStart"/>
            <w:r w:rsidRPr="77215151">
              <w:rPr>
                <w:szCs w:val="26"/>
              </w:rPr>
              <w:t>END;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6681575A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0B00FC1A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</w:t>
            </w:r>
          </w:p>
          <w:p w14:paraId="3FD43435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-- </w:t>
            </w:r>
            <w:proofErr w:type="spellStart"/>
            <w:r w:rsidRPr="77215151">
              <w:rPr>
                <w:szCs w:val="26"/>
              </w:rPr>
              <w:t>Cập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nhật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số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lượng</w:t>
            </w:r>
            <w:proofErr w:type="spellEnd"/>
            <w:r w:rsidRPr="77215151">
              <w:rPr>
                <w:szCs w:val="26"/>
              </w:rPr>
              <w:t xml:space="preserve"> ở </w:t>
            </w:r>
            <w:proofErr w:type="spellStart"/>
            <w:r w:rsidRPr="77215151">
              <w:rPr>
                <w:szCs w:val="26"/>
              </w:rPr>
              <w:t>cả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hai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cửa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hàng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4AE3A906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UPDATE ch2.KHOHS_QLKHO@ch2_dblink </w:t>
            </w:r>
          </w:p>
          <w:p w14:paraId="1AD827DE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SET </w:t>
            </w:r>
            <w:proofErr w:type="spellStart"/>
            <w:r w:rsidRPr="77215151">
              <w:rPr>
                <w:szCs w:val="26"/>
              </w:rPr>
              <w:t>SoLuong</w:t>
            </w:r>
            <w:proofErr w:type="spellEnd"/>
            <w:r w:rsidRPr="77215151">
              <w:rPr>
                <w:szCs w:val="26"/>
              </w:rPr>
              <w:t xml:space="preserve"> = </w:t>
            </w:r>
            <w:proofErr w:type="spellStart"/>
            <w:r w:rsidRPr="77215151">
              <w:rPr>
                <w:szCs w:val="26"/>
              </w:rPr>
              <w:t>SoLuong</w:t>
            </w:r>
            <w:proofErr w:type="spellEnd"/>
            <w:r w:rsidRPr="77215151">
              <w:rPr>
                <w:szCs w:val="26"/>
              </w:rPr>
              <w:t xml:space="preserve"> + P_SOLUONG_CHUYEN, </w:t>
            </w:r>
            <w:proofErr w:type="spellStart"/>
            <w:r w:rsidRPr="77215151">
              <w:rPr>
                <w:szCs w:val="26"/>
              </w:rPr>
              <w:t>NgayCapNhat</w:t>
            </w:r>
            <w:proofErr w:type="spellEnd"/>
            <w:r w:rsidRPr="77215151">
              <w:rPr>
                <w:szCs w:val="26"/>
              </w:rPr>
              <w:t xml:space="preserve"> = SYSDATE </w:t>
            </w:r>
          </w:p>
          <w:p w14:paraId="717E3D92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WHERE MACH = P_MACH_DESTINATION AND MAHS = P_</w:t>
            </w:r>
            <w:proofErr w:type="gramStart"/>
            <w:r w:rsidRPr="77215151">
              <w:rPr>
                <w:szCs w:val="26"/>
              </w:rPr>
              <w:t>MAHS;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130D06A6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</w:t>
            </w:r>
            <w:proofErr w:type="gramStart"/>
            <w:r w:rsidRPr="77215151">
              <w:rPr>
                <w:szCs w:val="26"/>
              </w:rPr>
              <w:t>COMMIT;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75C4C47A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18B262AD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UPDATE ch1.KHOHS_QLKHO </w:t>
            </w:r>
          </w:p>
          <w:p w14:paraId="0E803F1F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SET </w:t>
            </w:r>
            <w:proofErr w:type="spellStart"/>
            <w:r w:rsidRPr="77215151">
              <w:rPr>
                <w:szCs w:val="26"/>
              </w:rPr>
              <w:t>SoLuong</w:t>
            </w:r>
            <w:proofErr w:type="spellEnd"/>
            <w:r w:rsidRPr="77215151">
              <w:rPr>
                <w:szCs w:val="26"/>
              </w:rPr>
              <w:t xml:space="preserve"> = </w:t>
            </w:r>
            <w:proofErr w:type="spellStart"/>
            <w:r w:rsidRPr="77215151">
              <w:rPr>
                <w:szCs w:val="26"/>
              </w:rPr>
              <w:t>SoLuong</w:t>
            </w:r>
            <w:proofErr w:type="spellEnd"/>
            <w:r w:rsidRPr="77215151">
              <w:rPr>
                <w:szCs w:val="26"/>
              </w:rPr>
              <w:t xml:space="preserve"> - P_SOLUONG_CHUYEN, </w:t>
            </w:r>
            <w:proofErr w:type="spellStart"/>
            <w:r w:rsidRPr="77215151">
              <w:rPr>
                <w:szCs w:val="26"/>
              </w:rPr>
              <w:t>NgayCapNhat</w:t>
            </w:r>
            <w:proofErr w:type="spellEnd"/>
            <w:r w:rsidRPr="77215151">
              <w:rPr>
                <w:szCs w:val="26"/>
              </w:rPr>
              <w:t xml:space="preserve"> = SYSDATE </w:t>
            </w:r>
          </w:p>
          <w:p w14:paraId="69024B8C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WHERE MAHS = P_</w:t>
            </w:r>
            <w:proofErr w:type="gramStart"/>
            <w:r w:rsidRPr="77215151">
              <w:rPr>
                <w:szCs w:val="26"/>
              </w:rPr>
              <w:t>MAHS;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1819180C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</w:t>
            </w:r>
            <w:proofErr w:type="gramStart"/>
            <w:r w:rsidRPr="77215151">
              <w:rPr>
                <w:szCs w:val="26"/>
              </w:rPr>
              <w:t>COMMIT;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15BC4434" w14:textId="77777777" w:rsidR="00255BA1" w:rsidRDefault="00255BA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10B4596D" w14:textId="77777777" w:rsidR="00255BA1" w:rsidRDefault="00255BA1" w:rsidP="77215151">
            <w:pPr>
              <w:spacing w:line="285" w:lineRule="exact"/>
              <w:rPr>
                <w:szCs w:val="26"/>
              </w:rPr>
            </w:pPr>
          </w:p>
          <w:p w14:paraId="2905617E" w14:textId="237909B6" w:rsidR="77215151" w:rsidRDefault="77215151" w:rsidP="77215151">
            <w:pPr>
              <w:rPr>
                <w:szCs w:val="26"/>
              </w:rPr>
            </w:pPr>
          </w:p>
        </w:tc>
      </w:tr>
      <w:tr w:rsidR="77215151" w14:paraId="0494DECC" w14:textId="77777777" w:rsidTr="77215151">
        <w:trPr>
          <w:trHeight w:val="300"/>
        </w:trPr>
        <w:tc>
          <w:tcPr>
            <w:tcW w:w="9360" w:type="dxa"/>
          </w:tcPr>
          <w:p w14:paraId="2392C214" w14:textId="27564B7A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lastRenderedPageBreak/>
              <w:t xml:space="preserve"> </w:t>
            </w:r>
          </w:p>
          <w:p w14:paraId="018E51F4" w14:textId="0A9806B2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2DCEC6AC" w14:textId="206D9A07" w:rsidR="77215151" w:rsidRDefault="77215151" w:rsidP="00255BA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lastRenderedPageBreak/>
              <w:t xml:space="preserve">    </w:t>
            </w:r>
            <w:r w:rsidR="00EB54A8" w:rsidRPr="77215151">
              <w:rPr>
                <w:szCs w:val="26"/>
              </w:rPr>
              <w:t xml:space="preserve">            -- Thông </w:t>
            </w:r>
            <w:proofErr w:type="spellStart"/>
            <w:r w:rsidR="00EB54A8" w:rsidRPr="77215151">
              <w:rPr>
                <w:szCs w:val="26"/>
              </w:rPr>
              <w:t>báo</w:t>
            </w:r>
            <w:proofErr w:type="spellEnd"/>
            <w:r w:rsidR="00EB54A8" w:rsidRPr="77215151">
              <w:rPr>
                <w:szCs w:val="26"/>
              </w:rPr>
              <w:t xml:space="preserve"> </w:t>
            </w:r>
            <w:proofErr w:type="spellStart"/>
            <w:r w:rsidR="00EB54A8" w:rsidRPr="77215151">
              <w:rPr>
                <w:szCs w:val="26"/>
              </w:rPr>
              <w:t>chuyển</w:t>
            </w:r>
            <w:proofErr w:type="spellEnd"/>
            <w:r w:rsidR="00EB54A8" w:rsidRPr="77215151">
              <w:rPr>
                <w:szCs w:val="26"/>
              </w:rPr>
              <w:t xml:space="preserve"> </w:t>
            </w:r>
            <w:proofErr w:type="spellStart"/>
            <w:r w:rsidR="00EB54A8" w:rsidRPr="77215151">
              <w:rPr>
                <w:szCs w:val="26"/>
              </w:rPr>
              <w:t>hàng</w:t>
            </w:r>
            <w:proofErr w:type="spellEnd"/>
            <w:r w:rsidR="00EB54A8" w:rsidRPr="77215151">
              <w:rPr>
                <w:szCs w:val="26"/>
              </w:rPr>
              <w:t xml:space="preserve"> </w:t>
            </w:r>
            <w:proofErr w:type="spellStart"/>
            <w:r w:rsidR="00EB54A8" w:rsidRPr="77215151">
              <w:rPr>
                <w:szCs w:val="26"/>
              </w:rPr>
              <w:t>thành</w:t>
            </w:r>
            <w:proofErr w:type="spellEnd"/>
            <w:r w:rsidR="00EB54A8" w:rsidRPr="77215151">
              <w:rPr>
                <w:szCs w:val="26"/>
              </w:rPr>
              <w:t xml:space="preserve"> </w:t>
            </w:r>
            <w:proofErr w:type="spellStart"/>
            <w:r w:rsidR="00EB54A8" w:rsidRPr="77215151">
              <w:rPr>
                <w:szCs w:val="26"/>
              </w:rPr>
              <w:t>công</w:t>
            </w:r>
            <w:proofErr w:type="spellEnd"/>
            <w:r w:rsidR="00EB54A8" w:rsidRPr="77215151">
              <w:rPr>
                <w:szCs w:val="26"/>
              </w:rPr>
              <w:t xml:space="preserve"> </w:t>
            </w:r>
          </w:p>
          <w:p w14:paraId="682070A0" w14:textId="1A7099BC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DBMS_OUTPUT.PUT_</w:t>
            </w:r>
            <w:proofErr w:type="gramStart"/>
            <w:r w:rsidRPr="77215151">
              <w:rPr>
                <w:szCs w:val="26"/>
              </w:rPr>
              <w:t>LINE(</w:t>
            </w:r>
            <w:proofErr w:type="gramEnd"/>
            <w:r w:rsidRPr="77215151">
              <w:rPr>
                <w:szCs w:val="26"/>
              </w:rPr>
              <w:t>'</w:t>
            </w:r>
            <w:proofErr w:type="spellStart"/>
            <w:r w:rsidRPr="77215151">
              <w:rPr>
                <w:szCs w:val="26"/>
              </w:rPr>
              <w:t>Chuyen</w:t>
            </w:r>
            <w:proofErr w:type="spellEnd"/>
            <w:r w:rsidRPr="77215151">
              <w:rPr>
                <w:szCs w:val="26"/>
              </w:rPr>
              <w:t xml:space="preserve"> hang </w:t>
            </w:r>
            <w:proofErr w:type="spellStart"/>
            <w:r w:rsidRPr="77215151">
              <w:rPr>
                <w:szCs w:val="26"/>
              </w:rPr>
              <w:t>thanh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cong</w:t>
            </w:r>
            <w:proofErr w:type="spellEnd"/>
            <w:r w:rsidRPr="77215151">
              <w:rPr>
                <w:szCs w:val="26"/>
              </w:rPr>
              <w:t xml:space="preserve">'); </w:t>
            </w:r>
          </w:p>
          <w:p w14:paraId="76A4BD4D" w14:textId="49B76949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ELSE </w:t>
            </w:r>
          </w:p>
          <w:p w14:paraId="02269429" w14:textId="1EC8C1D1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2918106B" w14:textId="76E25F11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-- </w:t>
            </w:r>
            <w:proofErr w:type="spellStart"/>
            <w:r w:rsidRPr="77215151">
              <w:rPr>
                <w:szCs w:val="26"/>
              </w:rPr>
              <w:t>Xuất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lỗi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nếu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không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tồn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tại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cửa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hàng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đích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6C0DBEAF" w14:textId="09E80A1F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    DBMS_OUTPUT.PUT_</w:t>
            </w:r>
            <w:proofErr w:type="gramStart"/>
            <w:r w:rsidRPr="77215151">
              <w:rPr>
                <w:szCs w:val="26"/>
              </w:rPr>
              <w:t>LINE(</w:t>
            </w:r>
            <w:proofErr w:type="gramEnd"/>
            <w:r w:rsidRPr="77215151">
              <w:rPr>
                <w:szCs w:val="26"/>
              </w:rPr>
              <w:t xml:space="preserve">'Khong ton tai </w:t>
            </w:r>
            <w:proofErr w:type="spellStart"/>
            <w:r w:rsidRPr="77215151">
              <w:rPr>
                <w:szCs w:val="26"/>
              </w:rPr>
              <w:t>cua</w:t>
            </w:r>
            <w:proofErr w:type="spellEnd"/>
            <w:r w:rsidRPr="77215151">
              <w:rPr>
                <w:szCs w:val="26"/>
              </w:rPr>
              <w:t xml:space="preserve"> hang dich </w:t>
            </w:r>
            <w:proofErr w:type="spellStart"/>
            <w:r w:rsidRPr="77215151">
              <w:rPr>
                <w:szCs w:val="26"/>
              </w:rPr>
              <w:t>trong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danh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sach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cua</w:t>
            </w:r>
            <w:proofErr w:type="spellEnd"/>
            <w:r w:rsidRPr="77215151">
              <w:rPr>
                <w:szCs w:val="26"/>
              </w:rPr>
              <w:t xml:space="preserve"> hang'); </w:t>
            </w:r>
          </w:p>
          <w:p w14:paraId="1858660A" w14:textId="29BB56ED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END </w:t>
            </w:r>
            <w:proofErr w:type="gramStart"/>
            <w:r w:rsidRPr="77215151">
              <w:rPr>
                <w:szCs w:val="26"/>
              </w:rPr>
              <w:t>IF;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4C420C70" w14:textId="68D79B1A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4B7CFA29" w14:textId="753ED485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ELSE </w:t>
            </w:r>
          </w:p>
          <w:p w14:paraId="1E512C70" w14:textId="0095EDCC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-- Thông </w:t>
            </w:r>
            <w:proofErr w:type="spellStart"/>
            <w:r w:rsidRPr="77215151">
              <w:rPr>
                <w:szCs w:val="26"/>
              </w:rPr>
              <w:t>báo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không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đủ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số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lượng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để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chuyển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057958ED" w14:textId="57CF3A34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DBMS_OUTPUT.PUT_</w:t>
            </w:r>
            <w:proofErr w:type="gramStart"/>
            <w:r w:rsidRPr="77215151">
              <w:rPr>
                <w:szCs w:val="26"/>
              </w:rPr>
              <w:t>LINE(</w:t>
            </w:r>
            <w:proofErr w:type="gramEnd"/>
            <w:r w:rsidRPr="77215151">
              <w:rPr>
                <w:szCs w:val="26"/>
              </w:rPr>
              <w:t xml:space="preserve">'Khong du so </w:t>
            </w:r>
            <w:proofErr w:type="spellStart"/>
            <w:r w:rsidRPr="77215151">
              <w:rPr>
                <w:szCs w:val="26"/>
              </w:rPr>
              <w:t>luong</w:t>
            </w:r>
            <w:proofErr w:type="spellEnd"/>
            <w:r w:rsidRPr="77215151">
              <w:rPr>
                <w:szCs w:val="26"/>
              </w:rPr>
              <w:t xml:space="preserve"> hang de </w:t>
            </w:r>
            <w:proofErr w:type="spellStart"/>
            <w:r w:rsidRPr="77215151">
              <w:rPr>
                <w:szCs w:val="26"/>
              </w:rPr>
              <w:t>chuyen</w:t>
            </w:r>
            <w:proofErr w:type="spellEnd"/>
            <w:r w:rsidRPr="77215151">
              <w:rPr>
                <w:szCs w:val="26"/>
              </w:rPr>
              <w:t xml:space="preserve">'); </w:t>
            </w:r>
          </w:p>
          <w:p w14:paraId="372C7B74" w14:textId="32016C30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END </w:t>
            </w:r>
            <w:proofErr w:type="gramStart"/>
            <w:r w:rsidRPr="77215151">
              <w:rPr>
                <w:szCs w:val="26"/>
              </w:rPr>
              <w:t>IF;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4B1D782F" w14:textId="240CDD4D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1094C42B" w14:textId="2E643E73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EXCEPTION </w:t>
            </w:r>
          </w:p>
          <w:p w14:paraId="76D37344" w14:textId="6D061F16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WHEN OTHERS THEN </w:t>
            </w:r>
          </w:p>
          <w:p w14:paraId="1018A752" w14:textId="38146134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-- </w:t>
            </w:r>
            <w:proofErr w:type="spellStart"/>
            <w:r w:rsidRPr="77215151">
              <w:rPr>
                <w:szCs w:val="26"/>
              </w:rPr>
              <w:t>Xử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lý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ngoại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lệ</w:t>
            </w:r>
            <w:proofErr w:type="spellEnd"/>
            <w:r w:rsidRPr="77215151">
              <w:rPr>
                <w:szCs w:val="26"/>
              </w:rPr>
              <w:t xml:space="preserve"> </w:t>
            </w:r>
          </w:p>
          <w:p w14:paraId="175E457A" w14:textId="56F7F705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       DBMS_OUTPUT.PUT_</w:t>
            </w:r>
            <w:proofErr w:type="gramStart"/>
            <w:r w:rsidRPr="77215151">
              <w:rPr>
                <w:szCs w:val="26"/>
              </w:rPr>
              <w:t>LINE(</w:t>
            </w:r>
            <w:proofErr w:type="gramEnd"/>
            <w:r w:rsidRPr="77215151">
              <w:rPr>
                <w:szCs w:val="26"/>
              </w:rPr>
              <w:t xml:space="preserve">'Co </w:t>
            </w:r>
            <w:proofErr w:type="spellStart"/>
            <w:r w:rsidRPr="77215151">
              <w:rPr>
                <w:szCs w:val="26"/>
              </w:rPr>
              <w:t>loi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xay</w:t>
            </w:r>
            <w:proofErr w:type="spellEnd"/>
            <w:r w:rsidRPr="77215151">
              <w:rPr>
                <w:szCs w:val="26"/>
              </w:rPr>
              <w:t xml:space="preserve"> </w:t>
            </w:r>
            <w:proofErr w:type="spellStart"/>
            <w:r w:rsidRPr="77215151">
              <w:rPr>
                <w:szCs w:val="26"/>
              </w:rPr>
              <w:t>ra</w:t>
            </w:r>
            <w:proofErr w:type="spellEnd"/>
            <w:r w:rsidRPr="77215151">
              <w:rPr>
                <w:szCs w:val="26"/>
              </w:rPr>
              <w:t xml:space="preserve">: ' || SQLERRM); </w:t>
            </w:r>
          </w:p>
          <w:p w14:paraId="2B672DA4" w14:textId="5992C71D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 xml:space="preserve"> </w:t>
            </w:r>
          </w:p>
          <w:p w14:paraId="4EE24529" w14:textId="76456CC2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>END CHUYEN_</w:t>
            </w:r>
            <w:proofErr w:type="gramStart"/>
            <w:r w:rsidRPr="77215151">
              <w:rPr>
                <w:szCs w:val="26"/>
              </w:rPr>
              <w:t>HANG;</w:t>
            </w:r>
            <w:proofErr w:type="gramEnd"/>
            <w:r w:rsidRPr="77215151">
              <w:rPr>
                <w:szCs w:val="26"/>
              </w:rPr>
              <w:t xml:space="preserve"> </w:t>
            </w:r>
          </w:p>
          <w:p w14:paraId="0F208C11" w14:textId="76F48E78" w:rsidR="77215151" w:rsidRDefault="77215151" w:rsidP="77215151">
            <w:pPr>
              <w:spacing w:line="285" w:lineRule="exact"/>
              <w:rPr>
                <w:szCs w:val="26"/>
              </w:rPr>
            </w:pPr>
            <w:r w:rsidRPr="77215151">
              <w:rPr>
                <w:szCs w:val="26"/>
              </w:rPr>
              <w:t>/</w:t>
            </w:r>
          </w:p>
          <w:p w14:paraId="1AD4F087" w14:textId="7C369AAC" w:rsidR="77215151" w:rsidRDefault="77215151" w:rsidP="77215151">
            <w:pPr>
              <w:rPr>
                <w:szCs w:val="26"/>
              </w:rPr>
            </w:pPr>
          </w:p>
        </w:tc>
      </w:tr>
    </w:tbl>
    <w:p w14:paraId="3DF1A551" w14:textId="09E5326D" w:rsidR="77215151" w:rsidRDefault="77215151"/>
    <w:p w14:paraId="1EBAFD58" w14:textId="3BE1912B" w:rsidR="77215151" w:rsidRDefault="77215151" w:rsidP="77215151">
      <w:pPr>
        <w:spacing w:line="257" w:lineRule="auto"/>
        <w:rPr>
          <w:szCs w:val="26"/>
        </w:rPr>
      </w:pPr>
      <w:proofErr w:type="spellStart"/>
      <w:r w:rsidRPr="77215151">
        <w:rPr>
          <w:szCs w:val="26"/>
        </w:rPr>
        <w:t>Sô</w:t>
      </w:r>
      <w:proofErr w:type="spellEnd"/>
      <w:r w:rsidRPr="77215151">
        <w:rPr>
          <w:szCs w:val="26"/>
        </w:rPr>
        <w:t xml:space="preserve">́ </w:t>
      </w:r>
      <w:proofErr w:type="spellStart"/>
      <w:r w:rsidRPr="77215151">
        <w:rPr>
          <w:szCs w:val="26"/>
        </w:rPr>
        <w:t>lượng</w:t>
      </w:r>
      <w:proofErr w:type="spellEnd"/>
      <w:r w:rsidRPr="77215151">
        <w:rPr>
          <w:szCs w:val="26"/>
        </w:rPr>
        <w:t xml:space="preserve"> HS030 ban </w:t>
      </w:r>
      <w:proofErr w:type="spellStart"/>
      <w:r w:rsidRPr="77215151">
        <w:rPr>
          <w:szCs w:val="26"/>
        </w:rPr>
        <w:t>đầu</w:t>
      </w:r>
      <w:proofErr w:type="spellEnd"/>
      <w:r w:rsidRPr="77215151">
        <w:rPr>
          <w:szCs w:val="26"/>
        </w:rPr>
        <w:t xml:space="preserve"> là 3.</w:t>
      </w:r>
    </w:p>
    <w:p w14:paraId="325111DD" w14:textId="45F20E55" w:rsidR="77215151" w:rsidRDefault="77215151" w:rsidP="77215151">
      <w:pPr>
        <w:rPr>
          <w:szCs w:val="26"/>
        </w:rPr>
      </w:pPr>
      <w:r>
        <w:rPr>
          <w:noProof/>
        </w:rPr>
        <w:drawing>
          <wp:inline distT="0" distB="0" distL="0" distR="0" wp14:anchorId="558DD618" wp14:editId="26F92010">
            <wp:extent cx="4572000" cy="1590675"/>
            <wp:effectExtent l="0" t="0" r="0" b="0"/>
            <wp:docPr id="722157404" name="Picture 722157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6593" w14:textId="14E62E9F" w:rsidR="77215151" w:rsidRDefault="77215151" w:rsidP="77215151">
      <w:pPr>
        <w:spacing w:line="257" w:lineRule="auto"/>
        <w:rPr>
          <w:szCs w:val="26"/>
        </w:rPr>
      </w:pPr>
      <w:proofErr w:type="spellStart"/>
      <w:r w:rsidRPr="77215151">
        <w:rPr>
          <w:szCs w:val="26"/>
        </w:rPr>
        <w:t>Tình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trạng</w:t>
      </w:r>
      <w:proofErr w:type="spellEnd"/>
      <w:r w:rsidRPr="77215151">
        <w:rPr>
          <w:szCs w:val="26"/>
        </w:rPr>
        <w:t xml:space="preserve"> HS030 là ‘Con hang’ </w:t>
      </w:r>
    </w:p>
    <w:p w14:paraId="0F9AFD8C" w14:textId="7D267B3B" w:rsidR="77215151" w:rsidRDefault="77215151" w:rsidP="77215151">
      <w:pPr>
        <w:spacing w:line="257" w:lineRule="auto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74E471C" wp14:editId="64B949CA">
            <wp:extent cx="4572000" cy="1724025"/>
            <wp:effectExtent l="0" t="0" r="0" b="0"/>
            <wp:docPr id="469097710" name="Picture 469097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97710" name="Picture 4690977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7215151">
        <w:rPr>
          <w:szCs w:val="26"/>
        </w:rPr>
        <w:t xml:space="preserve">Sau </w:t>
      </w:r>
      <w:proofErr w:type="spellStart"/>
      <w:r w:rsidRPr="77215151">
        <w:rPr>
          <w:szCs w:val="26"/>
        </w:rPr>
        <w:t>khi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thực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thi</w:t>
      </w:r>
      <w:proofErr w:type="spellEnd"/>
      <w:r w:rsidRPr="77215151">
        <w:rPr>
          <w:szCs w:val="26"/>
        </w:rPr>
        <w:t xml:space="preserve"> Procedure, 3 </w:t>
      </w:r>
      <w:proofErr w:type="spellStart"/>
      <w:r w:rsidRPr="77215151">
        <w:rPr>
          <w:szCs w:val="26"/>
        </w:rPr>
        <w:t>sản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phẩm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của</w:t>
      </w:r>
      <w:proofErr w:type="spellEnd"/>
      <w:r w:rsidRPr="77215151">
        <w:rPr>
          <w:szCs w:val="26"/>
        </w:rPr>
        <w:t xml:space="preserve"> HS030 </w:t>
      </w:r>
      <w:proofErr w:type="spellStart"/>
      <w:r w:rsidRPr="77215151">
        <w:rPr>
          <w:szCs w:val="26"/>
        </w:rPr>
        <w:t>chuyển</w:t>
      </w:r>
      <w:proofErr w:type="spellEnd"/>
      <w:r w:rsidRPr="77215151">
        <w:rPr>
          <w:szCs w:val="26"/>
        </w:rPr>
        <w:t xml:space="preserve"> qua CH002 </w:t>
      </w:r>
      <w:proofErr w:type="spellStart"/>
      <w:r w:rsidRPr="77215151">
        <w:rPr>
          <w:szCs w:val="26"/>
        </w:rPr>
        <w:t>nên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còn</w:t>
      </w:r>
      <w:proofErr w:type="spellEnd"/>
      <w:r w:rsidRPr="77215151">
        <w:rPr>
          <w:szCs w:val="26"/>
        </w:rPr>
        <w:t xml:space="preserve"> 0. Và </w:t>
      </w:r>
      <w:proofErr w:type="spellStart"/>
      <w:r w:rsidRPr="77215151">
        <w:rPr>
          <w:szCs w:val="26"/>
        </w:rPr>
        <w:t>đồng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thời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cập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nhật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hết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hàng</w:t>
      </w:r>
      <w:proofErr w:type="spellEnd"/>
      <w:r w:rsidRPr="77215151">
        <w:rPr>
          <w:szCs w:val="26"/>
        </w:rPr>
        <w:t>.</w:t>
      </w:r>
      <w:r>
        <w:br/>
      </w:r>
      <w:r>
        <w:rPr>
          <w:noProof/>
        </w:rPr>
        <w:drawing>
          <wp:inline distT="0" distB="0" distL="0" distR="0" wp14:anchorId="575BFE55" wp14:editId="38B4C273">
            <wp:extent cx="4572000" cy="1590675"/>
            <wp:effectExtent l="0" t="0" r="0" b="0"/>
            <wp:docPr id="1950646037" name="Picture 1950646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312" w14:textId="186E8D55" w:rsidR="77215151" w:rsidRDefault="77215151" w:rsidP="77215151">
      <w:pPr>
        <w:spacing w:line="257" w:lineRule="auto"/>
        <w:rPr>
          <w:szCs w:val="26"/>
        </w:rPr>
      </w:pPr>
      <w:proofErr w:type="spellStart"/>
      <w:r w:rsidRPr="77215151">
        <w:rPr>
          <w:szCs w:val="26"/>
        </w:rPr>
        <w:t>Bên</w:t>
      </w:r>
      <w:proofErr w:type="spellEnd"/>
      <w:r w:rsidRPr="77215151">
        <w:rPr>
          <w:szCs w:val="26"/>
        </w:rPr>
        <w:t xml:space="preserve"> CH002 </w:t>
      </w:r>
      <w:proofErr w:type="spellStart"/>
      <w:r w:rsidRPr="77215151">
        <w:rPr>
          <w:szCs w:val="26"/>
        </w:rPr>
        <w:t>sản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phẩm</w:t>
      </w:r>
      <w:proofErr w:type="spellEnd"/>
      <w:r w:rsidRPr="77215151">
        <w:rPr>
          <w:szCs w:val="26"/>
        </w:rPr>
        <w:t xml:space="preserve"> HS030 ban </w:t>
      </w:r>
      <w:proofErr w:type="spellStart"/>
      <w:r w:rsidRPr="77215151">
        <w:rPr>
          <w:szCs w:val="26"/>
        </w:rPr>
        <w:t>đầu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cũng</w:t>
      </w:r>
      <w:proofErr w:type="spellEnd"/>
      <w:r w:rsidRPr="77215151">
        <w:rPr>
          <w:szCs w:val="26"/>
        </w:rPr>
        <w:t xml:space="preserve"> là 3, </w:t>
      </w:r>
      <w:proofErr w:type="spellStart"/>
      <w:r w:rsidRPr="77215151">
        <w:rPr>
          <w:szCs w:val="26"/>
        </w:rPr>
        <w:t>sau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khi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được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nhận</w:t>
      </w:r>
      <w:proofErr w:type="spellEnd"/>
      <w:r w:rsidRPr="77215151">
        <w:rPr>
          <w:szCs w:val="26"/>
        </w:rPr>
        <w:t xml:space="preserve"> 3 </w:t>
      </w:r>
      <w:proofErr w:type="spellStart"/>
      <w:r w:rsidRPr="77215151">
        <w:rPr>
          <w:szCs w:val="26"/>
        </w:rPr>
        <w:t>thi</w:t>
      </w:r>
      <w:proofErr w:type="spellEnd"/>
      <w:r w:rsidRPr="77215151">
        <w:rPr>
          <w:szCs w:val="26"/>
        </w:rPr>
        <w:t xml:space="preserve">̀ </w:t>
      </w:r>
      <w:proofErr w:type="spellStart"/>
      <w:r w:rsidRPr="77215151">
        <w:rPr>
          <w:szCs w:val="26"/>
        </w:rPr>
        <w:t>cập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nhật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thành</w:t>
      </w:r>
      <w:proofErr w:type="spellEnd"/>
      <w:r w:rsidRPr="77215151">
        <w:rPr>
          <w:szCs w:val="26"/>
        </w:rPr>
        <w:t xml:space="preserve"> 6 </w:t>
      </w:r>
      <w:proofErr w:type="spellStart"/>
      <w:r w:rsidRPr="77215151">
        <w:rPr>
          <w:szCs w:val="26"/>
        </w:rPr>
        <w:t>va</w:t>
      </w:r>
      <w:proofErr w:type="spellEnd"/>
      <w:r w:rsidRPr="77215151">
        <w:rPr>
          <w:szCs w:val="26"/>
        </w:rPr>
        <w:t xml:space="preserve">̀ </w:t>
      </w:r>
      <w:proofErr w:type="spellStart"/>
      <w:r w:rsidRPr="77215151">
        <w:rPr>
          <w:szCs w:val="26"/>
        </w:rPr>
        <w:t>cập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nhật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luôn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ngày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cập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nhật</w:t>
      </w:r>
      <w:proofErr w:type="spellEnd"/>
      <w:r w:rsidRPr="77215151">
        <w:rPr>
          <w:szCs w:val="26"/>
        </w:rPr>
        <w:t>:</w:t>
      </w:r>
    </w:p>
    <w:p w14:paraId="3FEDB903" w14:textId="408592D9" w:rsidR="77215151" w:rsidRDefault="77215151" w:rsidP="77215151">
      <w:pPr>
        <w:spacing w:line="257" w:lineRule="auto"/>
      </w:pPr>
      <w:r>
        <w:rPr>
          <w:noProof/>
        </w:rPr>
        <w:drawing>
          <wp:inline distT="0" distB="0" distL="0" distR="0" wp14:anchorId="7CF5C630" wp14:editId="5E1D1735">
            <wp:extent cx="4572000" cy="1562100"/>
            <wp:effectExtent l="0" t="0" r="0" b="0"/>
            <wp:docPr id="989218842" name="Picture 989218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5A0" w14:textId="63F3833D" w:rsidR="77215151" w:rsidRDefault="77215151" w:rsidP="77215151"/>
    <w:p w14:paraId="478819D5" w14:textId="7706537B" w:rsidR="00A332C0" w:rsidRDefault="77215151" w:rsidP="00DB7651">
      <w:pPr>
        <w:pStyle w:val="Heading2"/>
      </w:pPr>
      <w:bookmarkStart w:id="17" w:name="_Toc154958893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bookmarkEnd w:id="17"/>
      <w:proofErr w:type="spellEnd"/>
    </w:p>
    <w:p w14:paraId="4B8196CC" w14:textId="56081830" w:rsidR="77215151" w:rsidRDefault="77215151" w:rsidP="77215151">
      <w:pPr>
        <w:rPr>
          <w:color w:val="000000" w:themeColor="text1"/>
          <w:szCs w:val="26"/>
        </w:rPr>
      </w:pPr>
      <w:proofErr w:type="spellStart"/>
      <w:r w:rsidRPr="77215151">
        <w:rPr>
          <w:b/>
          <w:bCs/>
          <w:color w:val="000000" w:themeColor="text1"/>
          <w:szCs w:val="26"/>
        </w:rPr>
        <w:t>Bối</w:t>
      </w:r>
      <w:proofErr w:type="spellEnd"/>
      <w:r w:rsidRPr="77215151">
        <w:rPr>
          <w:b/>
          <w:bCs/>
          <w:color w:val="000000" w:themeColor="text1"/>
          <w:szCs w:val="26"/>
        </w:rPr>
        <w:t xml:space="preserve"> </w:t>
      </w:r>
      <w:proofErr w:type="spellStart"/>
      <w:r w:rsidRPr="77215151">
        <w:rPr>
          <w:b/>
          <w:bCs/>
          <w:color w:val="000000" w:themeColor="text1"/>
          <w:szCs w:val="26"/>
        </w:rPr>
        <w:t>cảnh</w:t>
      </w:r>
      <w:proofErr w:type="spellEnd"/>
      <w:r w:rsidRPr="77215151">
        <w:rPr>
          <w:b/>
          <w:bCs/>
          <w:color w:val="000000" w:themeColor="text1"/>
          <w:szCs w:val="26"/>
        </w:rPr>
        <w:t>:</w:t>
      </w:r>
      <w:r w:rsidRPr="77215151">
        <w:rPr>
          <w:color w:val="000000" w:themeColor="text1"/>
          <w:szCs w:val="26"/>
        </w:rPr>
        <w:t xml:space="preserve"> KHOHS_QLKHO, KHOHS_NVBH</w:t>
      </w:r>
    </w:p>
    <w:p w14:paraId="6731D479" w14:textId="59B653EA" w:rsidR="77215151" w:rsidRDefault="77215151" w:rsidP="77215151">
      <w:pPr>
        <w:rPr>
          <w:b/>
          <w:bCs/>
          <w:color w:val="000000" w:themeColor="text1"/>
          <w:szCs w:val="26"/>
        </w:rPr>
      </w:pPr>
      <w:proofErr w:type="spellStart"/>
      <w:r w:rsidRPr="77215151">
        <w:rPr>
          <w:b/>
          <w:bCs/>
          <w:color w:val="000000" w:themeColor="text1"/>
          <w:szCs w:val="26"/>
        </w:rPr>
        <w:t>Nội</w:t>
      </w:r>
      <w:proofErr w:type="spellEnd"/>
      <w:r w:rsidRPr="77215151">
        <w:rPr>
          <w:b/>
          <w:bCs/>
          <w:color w:val="000000" w:themeColor="text1"/>
          <w:szCs w:val="26"/>
        </w:rPr>
        <w:t xml:space="preserve"> dung: </w:t>
      </w:r>
    </w:p>
    <w:p w14:paraId="28AD96DD" w14:textId="19A1675C" w:rsidR="77215151" w:rsidRDefault="77215151" w:rsidP="77215151">
      <w:pPr>
        <w:rPr>
          <w:color w:val="000000" w:themeColor="text1"/>
          <w:szCs w:val="26"/>
        </w:rPr>
      </w:pPr>
      <w:r w:rsidRPr="77215151">
        <w:rPr>
          <w:color w:val="000000" w:themeColor="text1"/>
          <w:szCs w:val="26"/>
        </w:rPr>
        <w:t xml:space="preserve">∀ q ∈ KHOHS_QLKHO, ∃ b ∈ KHOHS_NVBH: </w:t>
      </w:r>
    </w:p>
    <w:p w14:paraId="6D72A2B5" w14:textId="3B529912" w:rsidR="77215151" w:rsidRDefault="77215151" w:rsidP="77215151">
      <w:pPr>
        <w:rPr>
          <w:color w:val="000000" w:themeColor="text1"/>
          <w:szCs w:val="26"/>
        </w:rPr>
      </w:pPr>
      <w:r w:rsidRPr="77215151">
        <w:rPr>
          <w:color w:val="000000" w:themeColor="text1"/>
          <w:szCs w:val="26"/>
        </w:rPr>
        <w:t>(</w:t>
      </w:r>
      <w:proofErr w:type="spellStart"/>
      <w:proofErr w:type="gramStart"/>
      <w:r w:rsidRPr="77215151">
        <w:rPr>
          <w:color w:val="000000" w:themeColor="text1"/>
          <w:szCs w:val="26"/>
        </w:rPr>
        <w:t>q.SoLuong</w:t>
      </w:r>
      <w:proofErr w:type="spellEnd"/>
      <w:proofErr w:type="gramEnd"/>
      <w:r w:rsidRPr="77215151">
        <w:rPr>
          <w:color w:val="000000" w:themeColor="text1"/>
          <w:szCs w:val="26"/>
        </w:rPr>
        <w:t xml:space="preserve"> &gt; 0 ∧ </w:t>
      </w:r>
      <w:proofErr w:type="spellStart"/>
      <w:r w:rsidRPr="77215151">
        <w:rPr>
          <w:color w:val="000000" w:themeColor="text1"/>
          <w:szCs w:val="26"/>
        </w:rPr>
        <w:t>q.MaCH</w:t>
      </w:r>
      <w:proofErr w:type="spellEnd"/>
      <w:r w:rsidRPr="77215151">
        <w:rPr>
          <w:color w:val="000000" w:themeColor="text1"/>
          <w:szCs w:val="26"/>
        </w:rPr>
        <w:t xml:space="preserve"> = </w:t>
      </w:r>
      <w:proofErr w:type="spellStart"/>
      <w:r w:rsidRPr="77215151">
        <w:rPr>
          <w:color w:val="000000" w:themeColor="text1"/>
          <w:szCs w:val="26"/>
        </w:rPr>
        <w:t>b.MaCH</w:t>
      </w:r>
      <w:proofErr w:type="spellEnd"/>
      <w:r w:rsidRPr="77215151">
        <w:rPr>
          <w:color w:val="000000" w:themeColor="text1"/>
          <w:szCs w:val="26"/>
        </w:rPr>
        <w:t xml:space="preserve"> ∧ </w:t>
      </w:r>
      <w:proofErr w:type="spellStart"/>
      <w:r w:rsidRPr="77215151">
        <w:rPr>
          <w:color w:val="000000" w:themeColor="text1"/>
          <w:szCs w:val="26"/>
        </w:rPr>
        <w:t>q.MaHS</w:t>
      </w:r>
      <w:proofErr w:type="spellEnd"/>
      <w:r w:rsidRPr="77215151">
        <w:rPr>
          <w:color w:val="000000" w:themeColor="text1"/>
          <w:szCs w:val="26"/>
        </w:rPr>
        <w:t xml:space="preserve"> = </w:t>
      </w:r>
      <w:proofErr w:type="spellStart"/>
      <w:r w:rsidRPr="77215151">
        <w:rPr>
          <w:color w:val="000000" w:themeColor="text1"/>
          <w:szCs w:val="26"/>
        </w:rPr>
        <w:t>b.MaHS</w:t>
      </w:r>
      <w:proofErr w:type="spellEnd"/>
      <w:r w:rsidRPr="77215151">
        <w:rPr>
          <w:color w:val="000000" w:themeColor="text1"/>
          <w:szCs w:val="26"/>
        </w:rPr>
        <w:t xml:space="preserve"> =&gt; </w:t>
      </w:r>
      <w:proofErr w:type="spellStart"/>
      <w:r w:rsidRPr="77215151">
        <w:rPr>
          <w:color w:val="000000" w:themeColor="text1"/>
          <w:szCs w:val="26"/>
        </w:rPr>
        <w:t>b.TinhTrang</w:t>
      </w:r>
      <w:proofErr w:type="spellEnd"/>
      <w:r w:rsidRPr="77215151">
        <w:rPr>
          <w:color w:val="000000" w:themeColor="text1"/>
          <w:szCs w:val="26"/>
        </w:rPr>
        <w:t xml:space="preserve"> = “Con hang”) </w:t>
      </w:r>
    </w:p>
    <w:p w14:paraId="4401EF06" w14:textId="6E267D25" w:rsidR="77215151" w:rsidRDefault="77215151" w:rsidP="77215151">
      <w:pPr>
        <w:rPr>
          <w:color w:val="000000" w:themeColor="text1"/>
          <w:szCs w:val="26"/>
        </w:rPr>
      </w:pPr>
      <w:r w:rsidRPr="77215151">
        <w:rPr>
          <w:color w:val="000000" w:themeColor="text1"/>
          <w:szCs w:val="26"/>
        </w:rPr>
        <w:lastRenderedPageBreak/>
        <w:t xml:space="preserve">∨ </w:t>
      </w:r>
    </w:p>
    <w:p w14:paraId="6CF674D4" w14:textId="1F5A1941" w:rsidR="77215151" w:rsidRDefault="77215151" w:rsidP="77215151">
      <w:pPr>
        <w:rPr>
          <w:color w:val="000000" w:themeColor="text1"/>
          <w:szCs w:val="26"/>
        </w:rPr>
      </w:pPr>
      <w:r w:rsidRPr="77215151">
        <w:rPr>
          <w:color w:val="000000" w:themeColor="text1"/>
          <w:szCs w:val="26"/>
        </w:rPr>
        <w:t>(</w:t>
      </w:r>
      <w:proofErr w:type="spellStart"/>
      <w:proofErr w:type="gramStart"/>
      <w:r w:rsidRPr="77215151">
        <w:rPr>
          <w:color w:val="000000" w:themeColor="text1"/>
          <w:szCs w:val="26"/>
        </w:rPr>
        <w:t>q.SoLuong</w:t>
      </w:r>
      <w:proofErr w:type="spellEnd"/>
      <w:proofErr w:type="gramEnd"/>
      <w:r w:rsidRPr="77215151">
        <w:rPr>
          <w:color w:val="000000" w:themeColor="text1"/>
          <w:szCs w:val="26"/>
        </w:rPr>
        <w:t xml:space="preserve"> = 0 ∧ </w:t>
      </w:r>
      <w:proofErr w:type="spellStart"/>
      <w:r w:rsidRPr="77215151">
        <w:rPr>
          <w:color w:val="000000" w:themeColor="text1"/>
          <w:szCs w:val="26"/>
        </w:rPr>
        <w:t>q.MaCH</w:t>
      </w:r>
      <w:proofErr w:type="spellEnd"/>
      <w:r w:rsidRPr="77215151">
        <w:rPr>
          <w:color w:val="000000" w:themeColor="text1"/>
          <w:szCs w:val="26"/>
        </w:rPr>
        <w:t xml:space="preserve"> = </w:t>
      </w:r>
      <w:proofErr w:type="spellStart"/>
      <w:r w:rsidRPr="77215151">
        <w:rPr>
          <w:color w:val="000000" w:themeColor="text1"/>
          <w:szCs w:val="26"/>
        </w:rPr>
        <w:t>b.MaCH</w:t>
      </w:r>
      <w:proofErr w:type="spellEnd"/>
      <w:r w:rsidRPr="77215151">
        <w:rPr>
          <w:color w:val="000000" w:themeColor="text1"/>
          <w:szCs w:val="26"/>
        </w:rPr>
        <w:t xml:space="preserve"> ∧ </w:t>
      </w:r>
      <w:proofErr w:type="spellStart"/>
      <w:r w:rsidRPr="77215151">
        <w:rPr>
          <w:color w:val="000000" w:themeColor="text1"/>
          <w:szCs w:val="26"/>
        </w:rPr>
        <w:t>q.MaHS</w:t>
      </w:r>
      <w:proofErr w:type="spellEnd"/>
      <w:r w:rsidRPr="77215151">
        <w:rPr>
          <w:color w:val="000000" w:themeColor="text1"/>
          <w:szCs w:val="26"/>
        </w:rPr>
        <w:t xml:space="preserve"> = </w:t>
      </w:r>
      <w:proofErr w:type="spellStart"/>
      <w:r w:rsidRPr="77215151">
        <w:rPr>
          <w:color w:val="000000" w:themeColor="text1"/>
          <w:szCs w:val="26"/>
        </w:rPr>
        <w:t>b.MaHS</w:t>
      </w:r>
      <w:proofErr w:type="spellEnd"/>
      <w:r w:rsidRPr="77215151">
        <w:rPr>
          <w:color w:val="000000" w:themeColor="text1"/>
          <w:szCs w:val="26"/>
        </w:rPr>
        <w:t xml:space="preserve"> =&gt; </w:t>
      </w:r>
      <w:proofErr w:type="spellStart"/>
      <w:r w:rsidRPr="77215151">
        <w:rPr>
          <w:color w:val="000000" w:themeColor="text1"/>
          <w:szCs w:val="26"/>
        </w:rPr>
        <w:t>b.TinhTrang</w:t>
      </w:r>
      <w:proofErr w:type="spellEnd"/>
      <w:r w:rsidRPr="77215151">
        <w:rPr>
          <w:color w:val="000000" w:themeColor="text1"/>
          <w:szCs w:val="26"/>
        </w:rPr>
        <w:t xml:space="preserve"> = “Het hang”) </w:t>
      </w:r>
    </w:p>
    <w:p w14:paraId="0B8C3271" w14:textId="3DDA77F8" w:rsidR="77215151" w:rsidRDefault="77215151" w:rsidP="77215151">
      <w:pPr>
        <w:rPr>
          <w:b/>
          <w:bCs/>
          <w:color w:val="000000" w:themeColor="text1"/>
          <w:szCs w:val="26"/>
        </w:rPr>
      </w:pPr>
      <w:proofErr w:type="spellStart"/>
      <w:r w:rsidRPr="77215151">
        <w:rPr>
          <w:b/>
          <w:bCs/>
          <w:color w:val="000000" w:themeColor="text1"/>
          <w:szCs w:val="26"/>
        </w:rPr>
        <w:t>Bảng</w:t>
      </w:r>
      <w:proofErr w:type="spellEnd"/>
      <w:r w:rsidRPr="77215151">
        <w:rPr>
          <w:b/>
          <w:bCs/>
          <w:color w:val="000000" w:themeColor="text1"/>
          <w:szCs w:val="26"/>
        </w:rPr>
        <w:t xml:space="preserve"> </w:t>
      </w:r>
      <w:proofErr w:type="spellStart"/>
      <w:r w:rsidRPr="77215151">
        <w:rPr>
          <w:b/>
          <w:bCs/>
          <w:color w:val="000000" w:themeColor="text1"/>
          <w:szCs w:val="26"/>
        </w:rPr>
        <w:t>tầm</w:t>
      </w:r>
      <w:proofErr w:type="spellEnd"/>
      <w:r w:rsidRPr="77215151">
        <w:rPr>
          <w:b/>
          <w:bCs/>
          <w:color w:val="000000" w:themeColor="text1"/>
          <w:szCs w:val="26"/>
        </w:rPr>
        <w:t xml:space="preserve"> </w:t>
      </w:r>
      <w:proofErr w:type="spellStart"/>
      <w:r w:rsidRPr="77215151">
        <w:rPr>
          <w:b/>
          <w:bCs/>
          <w:color w:val="000000" w:themeColor="text1"/>
          <w:szCs w:val="26"/>
        </w:rPr>
        <w:t>ảnh</w:t>
      </w:r>
      <w:proofErr w:type="spellEnd"/>
      <w:r w:rsidRPr="77215151">
        <w:rPr>
          <w:b/>
          <w:bCs/>
          <w:color w:val="000000" w:themeColor="text1"/>
          <w:szCs w:val="26"/>
        </w:rPr>
        <w:t xml:space="preserve"> </w:t>
      </w:r>
      <w:proofErr w:type="spellStart"/>
      <w:r w:rsidRPr="77215151">
        <w:rPr>
          <w:b/>
          <w:bCs/>
          <w:color w:val="000000" w:themeColor="text1"/>
          <w:szCs w:val="26"/>
        </w:rPr>
        <w:t>hưởng</w:t>
      </w:r>
      <w:proofErr w:type="spellEnd"/>
      <w:r w:rsidRPr="77215151">
        <w:rPr>
          <w:b/>
          <w:bCs/>
          <w:color w:val="000000" w:themeColor="text1"/>
          <w:szCs w:val="26"/>
        </w:rPr>
        <w:t>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77215151" w14:paraId="6A0E45AE" w14:textId="77777777" w:rsidTr="77215151">
        <w:trPr>
          <w:trHeight w:val="300"/>
        </w:trPr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E593D" w14:textId="207CC056" w:rsidR="77215151" w:rsidRDefault="77215151" w:rsidP="77215151">
            <w:pPr>
              <w:rPr>
                <w:szCs w:val="26"/>
              </w:rPr>
            </w:pPr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A6655" w14:textId="738F1509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77215151">
              <w:rPr>
                <w:b/>
                <w:bCs/>
                <w:color w:val="000000" w:themeColor="text1"/>
                <w:szCs w:val="26"/>
              </w:rPr>
              <w:t>Thêm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7368E" w14:textId="4A572011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77215151">
              <w:rPr>
                <w:b/>
                <w:bCs/>
                <w:color w:val="000000" w:themeColor="text1"/>
                <w:szCs w:val="26"/>
              </w:rPr>
              <w:t>Xóa</w:t>
            </w:r>
            <w:proofErr w:type="spellEnd"/>
            <w:r w:rsidRPr="77215151">
              <w:rPr>
                <w:b/>
                <w:bCs/>
                <w:color w:val="000000" w:themeColor="text1"/>
                <w:szCs w:val="26"/>
              </w:rPr>
              <w:t xml:space="preserve"> </w:t>
            </w:r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E92D" w14:textId="512ACD3E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77215151">
              <w:rPr>
                <w:b/>
                <w:bCs/>
                <w:color w:val="000000" w:themeColor="text1"/>
                <w:szCs w:val="26"/>
              </w:rPr>
              <w:t>Sửa</w:t>
            </w:r>
            <w:proofErr w:type="spellEnd"/>
          </w:p>
        </w:tc>
      </w:tr>
      <w:tr w:rsidR="77215151" w14:paraId="14EEEF3E" w14:textId="77777777" w:rsidTr="77215151">
        <w:trPr>
          <w:trHeight w:val="300"/>
        </w:trPr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7AA2C" w14:textId="083426FB" w:rsidR="77215151" w:rsidRDefault="77215151" w:rsidP="77215151">
            <w:pPr>
              <w:spacing w:after="0"/>
              <w:rPr>
                <w:b/>
                <w:bCs/>
                <w:color w:val="000000" w:themeColor="text1"/>
                <w:szCs w:val="26"/>
              </w:rPr>
            </w:pPr>
            <w:r w:rsidRPr="77215151">
              <w:rPr>
                <w:b/>
                <w:bCs/>
                <w:color w:val="000000" w:themeColor="text1"/>
                <w:szCs w:val="26"/>
              </w:rPr>
              <w:t>KHOHS_NVBH</w:t>
            </w:r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691BA" w14:textId="55D12C9C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77215151">
              <w:rPr>
                <w:b/>
                <w:bCs/>
                <w:color w:val="000000" w:themeColor="text1"/>
                <w:szCs w:val="26"/>
              </w:rPr>
              <w:t>-</w:t>
            </w:r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206D0" w14:textId="0BF1F83D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77215151">
              <w:rPr>
                <w:b/>
                <w:bCs/>
                <w:color w:val="000000" w:themeColor="text1"/>
                <w:szCs w:val="26"/>
              </w:rPr>
              <w:t>-</w:t>
            </w:r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30335" w14:textId="387A8A4A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77215151">
              <w:rPr>
                <w:b/>
                <w:bCs/>
                <w:color w:val="000000" w:themeColor="text1"/>
                <w:szCs w:val="26"/>
              </w:rPr>
              <w:t>-</w:t>
            </w:r>
          </w:p>
        </w:tc>
      </w:tr>
      <w:tr w:rsidR="77215151" w14:paraId="18EFDDCC" w14:textId="77777777" w:rsidTr="77215151">
        <w:trPr>
          <w:trHeight w:val="300"/>
        </w:trPr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F623" w14:textId="260637A2" w:rsidR="77215151" w:rsidRDefault="77215151" w:rsidP="77215151">
            <w:pPr>
              <w:spacing w:after="0"/>
              <w:rPr>
                <w:b/>
                <w:bCs/>
                <w:color w:val="000000" w:themeColor="text1"/>
                <w:szCs w:val="26"/>
              </w:rPr>
            </w:pPr>
            <w:r w:rsidRPr="77215151">
              <w:rPr>
                <w:b/>
                <w:bCs/>
                <w:color w:val="000000" w:themeColor="text1"/>
                <w:szCs w:val="26"/>
              </w:rPr>
              <w:t>KHOHS_QLKHO</w:t>
            </w:r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E1EA" w14:textId="6D214CFC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77215151">
              <w:rPr>
                <w:b/>
                <w:bCs/>
                <w:color w:val="000000" w:themeColor="text1"/>
                <w:szCs w:val="26"/>
              </w:rPr>
              <w:t>+</w:t>
            </w:r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6C2C8" w14:textId="3F77A552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77215151">
              <w:rPr>
                <w:b/>
                <w:bCs/>
                <w:color w:val="000000" w:themeColor="text1"/>
                <w:szCs w:val="26"/>
              </w:rPr>
              <w:t>-</w:t>
            </w:r>
          </w:p>
        </w:tc>
        <w:tc>
          <w:tcPr>
            <w:tcW w:w="23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24470" w14:textId="27E5F8E5" w:rsidR="77215151" w:rsidRDefault="77215151" w:rsidP="77215151">
            <w:pPr>
              <w:spacing w:after="0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77215151">
              <w:rPr>
                <w:b/>
                <w:bCs/>
                <w:color w:val="000000" w:themeColor="text1"/>
                <w:szCs w:val="26"/>
              </w:rPr>
              <w:t>+(</w:t>
            </w:r>
            <w:proofErr w:type="spellStart"/>
            <w:r w:rsidRPr="77215151">
              <w:rPr>
                <w:b/>
                <w:bCs/>
                <w:color w:val="000000" w:themeColor="text1"/>
                <w:szCs w:val="26"/>
              </w:rPr>
              <w:t>SoLuong</w:t>
            </w:r>
            <w:proofErr w:type="spellEnd"/>
            <w:r w:rsidRPr="77215151">
              <w:rPr>
                <w:b/>
                <w:bCs/>
                <w:color w:val="000000" w:themeColor="text1"/>
                <w:szCs w:val="26"/>
              </w:rPr>
              <w:t>)</w:t>
            </w:r>
          </w:p>
        </w:tc>
      </w:tr>
    </w:tbl>
    <w:p w14:paraId="70A44071" w14:textId="1E07E1A0" w:rsidR="77215151" w:rsidRDefault="77215151" w:rsidP="77215151">
      <w:pPr>
        <w:spacing w:line="257" w:lineRule="auto"/>
        <w:rPr>
          <w:szCs w:val="26"/>
        </w:rPr>
      </w:pPr>
      <w:r w:rsidRPr="77215151">
        <w:rPr>
          <w:szCs w:val="26"/>
        </w:rPr>
        <w:t xml:space="preserve"> </w:t>
      </w:r>
    </w:p>
    <w:p w14:paraId="39411839" w14:textId="04A17329" w:rsidR="77215151" w:rsidRDefault="77215151" w:rsidP="77215151">
      <w:pPr>
        <w:spacing w:line="257" w:lineRule="auto"/>
        <w:rPr>
          <w:szCs w:val="26"/>
        </w:rPr>
      </w:pPr>
      <w:r w:rsidRPr="77215151">
        <w:rPr>
          <w:szCs w:val="26"/>
        </w:rPr>
        <w:t xml:space="preserve">Trigger </w:t>
      </w:r>
      <w:proofErr w:type="spellStart"/>
      <w:r w:rsidRPr="77215151">
        <w:rPr>
          <w:szCs w:val="26"/>
        </w:rPr>
        <w:t>ràng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buộc</w:t>
      </w:r>
      <w:proofErr w:type="spellEnd"/>
      <w:r w:rsidRPr="77215151">
        <w:rPr>
          <w:szCs w:val="26"/>
        </w:rPr>
        <w:t xml:space="preserve"> update </w:t>
      </w:r>
      <w:proofErr w:type="spellStart"/>
      <w:r w:rsidRPr="77215151">
        <w:rPr>
          <w:szCs w:val="26"/>
        </w:rPr>
        <w:t>sô</w:t>
      </w:r>
      <w:proofErr w:type="spellEnd"/>
      <w:r w:rsidRPr="77215151">
        <w:rPr>
          <w:szCs w:val="26"/>
        </w:rPr>
        <w:t xml:space="preserve">́ </w:t>
      </w:r>
      <w:proofErr w:type="spellStart"/>
      <w:r w:rsidRPr="77215151">
        <w:rPr>
          <w:szCs w:val="26"/>
        </w:rPr>
        <w:t>lượng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hàng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tồn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kho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lớn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hơn</w:t>
      </w:r>
      <w:proofErr w:type="spellEnd"/>
      <w:r w:rsidRPr="77215151">
        <w:rPr>
          <w:szCs w:val="26"/>
        </w:rPr>
        <w:t xml:space="preserve"> 0 </w:t>
      </w:r>
      <w:proofErr w:type="spellStart"/>
      <w:r w:rsidRPr="77215151">
        <w:rPr>
          <w:szCs w:val="26"/>
        </w:rPr>
        <w:t>va</w:t>
      </w:r>
      <w:proofErr w:type="spellEnd"/>
      <w:r w:rsidRPr="77215151">
        <w:rPr>
          <w:szCs w:val="26"/>
        </w:rPr>
        <w:t xml:space="preserve">̀ set </w:t>
      </w:r>
      <w:proofErr w:type="spellStart"/>
      <w:r w:rsidRPr="77215151">
        <w:rPr>
          <w:szCs w:val="26"/>
        </w:rPr>
        <w:t>tình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trạng</w:t>
      </w:r>
      <w:proofErr w:type="spellEnd"/>
      <w:r w:rsidRPr="77215151">
        <w:rPr>
          <w:szCs w:val="26"/>
        </w:rPr>
        <w:t xml:space="preserve"> ‘Con hang’. </w:t>
      </w:r>
      <w:proofErr w:type="spellStart"/>
      <w:r w:rsidRPr="77215151">
        <w:rPr>
          <w:szCs w:val="26"/>
        </w:rPr>
        <w:t>Nếu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tồn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kho</w:t>
      </w:r>
      <w:proofErr w:type="spellEnd"/>
      <w:r w:rsidRPr="77215151">
        <w:rPr>
          <w:szCs w:val="26"/>
        </w:rPr>
        <w:t xml:space="preserve"> &lt; 0 </w:t>
      </w:r>
      <w:proofErr w:type="spellStart"/>
      <w:r w:rsidRPr="77215151">
        <w:rPr>
          <w:szCs w:val="26"/>
        </w:rPr>
        <w:t>thi</w:t>
      </w:r>
      <w:proofErr w:type="spellEnd"/>
      <w:r w:rsidRPr="77215151">
        <w:rPr>
          <w:szCs w:val="26"/>
        </w:rPr>
        <w:t xml:space="preserve">̀ </w:t>
      </w:r>
      <w:proofErr w:type="spellStart"/>
      <w:r w:rsidRPr="77215151">
        <w:rPr>
          <w:szCs w:val="26"/>
        </w:rPr>
        <w:t>cập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nhật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tình</w:t>
      </w:r>
      <w:proofErr w:type="spellEnd"/>
      <w:r w:rsidRPr="77215151">
        <w:rPr>
          <w:szCs w:val="26"/>
        </w:rPr>
        <w:t xml:space="preserve"> </w:t>
      </w:r>
      <w:proofErr w:type="spellStart"/>
      <w:r w:rsidRPr="77215151">
        <w:rPr>
          <w:szCs w:val="26"/>
        </w:rPr>
        <w:t>trạng</w:t>
      </w:r>
      <w:proofErr w:type="spellEnd"/>
      <w:r w:rsidRPr="77215151">
        <w:rPr>
          <w:szCs w:val="26"/>
        </w:rPr>
        <w:t xml:space="preserve"> là ‘Het hang’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7215151" w14:paraId="43CD4A76" w14:textId="77777777" w:rsidTr="77215151">
        <w:trPr>
          <w:trHeight w:val="300"/>
        </w:trPr>
        <w:tc>
          <w:tcPr>
            <w:tcW w:w="9360" w:type="dxa"/>
          </w:tcPr>
          <w:p w14:paraId="570016BD" w14:textId="5510E0F7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CREATE OR REPLACE TRIGGER </w:t>
            </w:r>
            <w:proofErr w:type="spellStart"/>
            <w:r w:rsidRPr="00EB54A8">
              <w:rPr>
                <w:szCs w:val="26"/>
              </w:rPr>
              <w:t>TG_Insert_Update_KHOHS_QLKHO</w:t>
            </w:r>
            <w:proofErr w:type="spellEnd"/>
          </w:p>
          <w:p w14:paraId="22A544E5" w14:textId="1F2C0093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AFTER INSERT OR UPDATE OF </w:t>
            </w:r>
            <w:proofErr w:type="spellStart"/>
            <w:r w:rsidRPr="00EB54A8">
              <w:rPr>
                <w:szCs w:val="26"/>
              </w:rPr>
              <w:t>SoLuong</w:t>
            </w:r>
            <w:proofErr w:type="spellEnd"/>
          </w:p>
          <w:p w14:paraId="39C55562" w14:textId="34D92DEA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>ON ch2.KHOHS_QLKHO</w:t>
            </w:r>
          </w:p>
          <w:p w14:paraId="2B265566" w14:textId="29669872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FOR EACH ROW </w:t>
            </w:r>
          </w:p>
          <w:p w14:paraId="26208584" w14:textId="6C888BA9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>BEGIN</w:t>
            </w:r>
          </w:p>
          <w:p w14:paraId="23833136" w14:textId="77777777" w:rsidR="008235AC" w:rsidRPr="00EB54A8" w:rsidRDefault="008235AC" w:rsidP="00EB54A8">
            <w:pPr>
              <w:spacing w:line="285" w:lineRule="exact"/>
              <w:rPr>
                <w:szCs w:val="26"/>
              </w:rPr>
            </w:pPr>
          </w:p>
          <w:p w14:paraId="09211655" w14:textId="3553FDF7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</w:t>
            </w:r>
            <w:proofErr w:type="gramStart"/>
            <w:r w:rsidRPr="00EB54A8">
              <w:rPr>
                <w:szCs w:val="26"/>
              </w:rPr>
              <w:t>IF :</w:t>
            </w:r>
            <w:proofErr w:type="spellStart"/>
            <w:proofErr w:type="gramEnd"/>
            <w:r w:rsidRPr="00EB54A8">
              <w:rPr>
                <w:szCs w:val="26"/>
              </w:rPr>
              <w:t>NEW.SoLuong</w:t>
            </w:r>
            <w:proofErr w:type="spellEnd"/>
            <w:r w:rsidRPr="00EB54A8">
              <w:rPr>
                <w:szCs w:val="26"/>
              </w:rPr>
              <w:t xml:space="preserve"> &lt; 0 THEN</w:t>
            </w:r>
          </w:p>
          <w:p w14:paraId="0A089117" w14:textId="184CD478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RAISE_APPLICATION_</w:t>
            </w:r>
            <w:proofErr w:type="gramStart"/>
            <w:r w:rsidRPr="00EB54A8">
              <w:rPr>
                <w:szCs w:val="26"/>
              </w:rPr>
              <w:t>ERROR(</w:t>
            </w:r>
            <w:proofErr w:type="gramEnd"/>
            <w:r w:rsidRPr="00EB54A8">
              <w:rPr>
                <w:szCs w:val="26"/>
              </w:rPr>
              <w:t xml:space="preserve">-20001, 'Error: So </w:t>
            </w:r>
            <w:proofErr w:type="spellStart"/>
            <w:r w:rsidRPr="00EB54A8">
              <w:rPr>
                <w:szCs w:val="26"/>
              </w:rPr>
              <w:t>luong</w:t>
            </w:r>
            <w:proofErr w:type="spellEnd"/>
            <w:r w:rsidRPr="00EB54A8">
              <w:rPr>
                <w:szCs w:val="26"/>
              </w:rPr>
              <w:t xml:space="preserve"> </w:t>
            </w:r>
            <w:proofErr w:type="spellStart"/>
            <w:r w:rsidRPr="00EB54A8">
              <w:rPr>
                <w:szCs w:val="26"/>
              </w:rPr>
              <w:t>nho</w:t>
            </w:r>
            <w:proofErr w:type="spellEnd"/>
            <w:r w:rsidRPr="00EB54A8">
              <w:rPr>
                <w:szCs w:val="26"/>
              </w:rPr>
              <w:t xml:space="preserve"> hon 0.');</w:t>
            </w:r>
          </w:p>
          <w:p w14:paraId="6AA46BFB" w14:textId="4B891678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</w:t>
            </w:r>
            <w:proofErr w:type="gramStart"/>
            <w:r w:rsidRPr="00EB54A8">
              <w:rPr>
                <w:szCs w:val="26"/>
              </w:rPr>
              <w:t>ROLLBACK;</w:t>
            </w:r>
            <w:proofErr w:type="gramEnd"/>
          </w:p>
          <w:p w14:paraId="46197D9B" w14:textId="20ADFF50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END </w:t>
            </w:r>
            <w:proofErr w:type="gramStart"/>
            <w:r w:rsidRPr="00EB54A8">
              <w:rPr>
                <w:szCs w:val="26"/>
              </w:rPr>
              <w:t>IF;</w:t>
            </w:r>
            <w:proofErr w:type="gramEnd"/>
          </w:p>
          <w:p w14:paraId="7AB3AD9F" w14:textId="6CF4AF43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</w:t>
            </w:r>
          </w:p>
          <w:p w14:paraId="414A9EC1" w14:textId="1D563C0E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CASE</w:t>
            </w:r>
          </w:p>
          <w:p w14:paraId="1B7EA886" w14:textId="5341E6BA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WHEN UPDATING ('</w:t>
            </w:r>
            <w:proofErr w:type="spellStart"/>
            <w:r w:rsidRPr="00EB54A8">
              <w:rPr>
                <w:szCs w:val="26"/>
              </w:rPr>
              <w:t>SoLuong</w:t>
            </w:r>
            <w:proofErr w:type="spellEnd"/>
            <w:r w:rsidRPr="00EB54A8">
              <w:rPr>
                <w:szCs w:val="26"/>
              </w:rPr>
              <w:t>') THEN</w:t>
            </w:r>
          </w:p>
          <w:p w14:paraId="7B8922FC" w14:textId="7B4D7175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</w:t>
            </w:r>
            <w:proofErr w:type="gramStart"/>
            <w:r w:rsidRPr="00EB54A8">
              <w:rPr>
                <w:szCs w:val="26"/>
              </w:rPr>
              <w:t>IF(</w:t>
            </w:r>
            <w:proofErr w:type="gramEnd"/>
            <w:r w:rsidRPr="00EB54A8">
              <w:rPr>
                <w:szCs w:val="26"/>
              </w:rPr>
              <w:t>:</w:t>
            </w:r>
            <w:proofErr w:type="spellStart"/>
            <w:r w:rsidRPr="00EB54A8">
              <w:rPr>
                <w:szCs w:val="26"/>
              </w:rPr>
              <w:t>NEW.SoLuong</w:t>
            </w:r>
            <w:proofErr w:type="spellEnd"/>
            <w:r w:rsidRPr="00EB54A8">
              <w:rPr>
                <w:szCs w:val="26"/>
              </w:rPr>
              <w:t xml:space="preserve"> &gt; 0) THEN</w:t>
            </w:r>
          </w:p>
          <w:p w14:paraId="7147AD3D" w14:textId="6EB6E5A6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    UPDATE ch2.KHOHS_NVBH SET </w:t>
            </w:r>
            <w:proofErr w:type="spellStart"/>
            <w:r w:rsidRPr="00EB54A8">
              <w:rPr>
                <w:szCs w:val="26"/>
              </w:rPr>
              <w:t>TinhTrang</w:t>
            </w:r>
            <w:proofErr w:type="spellEnd"/>
            <w:r w:rsidRPr="00EB54A8">
              <w:rPr>
                <w:szCs w:val="26"/>
              </w:rPr>
              <w:t xml:space="preserve"> = 'Con hang' </w:t>
            </w:r>
          </w:p>
          <w:p w14:paraId="37FE11BD" w14:textId="657E23A1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    WHERE </w:t>
            </w:r>
            <w:proofErr w:type="spellStart"/>
            <w:r w:rsidRPr="00EB54A8">
              <w:rPr>
                <w:szCs w:val="26"/>
              </w:rPr>
              <w:t>MaCH</w:t>
            </w:r>
            <w:proofErr w:type="spellEnd"/>
            <w:r w:rsidRPr="00EB54A8">
              <w:rPr>
                <w:szCs w:val="26"/>
              </w:rPr>
              <w:t xml:space="preserve"> </w:t>
            </w:r>
            <w:proofErr w:type="gramStart"/>
            <w:r w:rsidRPr="00EB54A8">
              <w:rPr>
                <w:szCs w:val="26"/>
              </w:rPr>
              <w:t>= :</w:t>
            </w:r>
            <w:proofErr w:type="spellStart"/>
            <w:proofErr w:type="gramEnd"/>
            <w:r w:rsidRPr="00EB54A8">
              <w:rPr>
                <w:szCs w:val="26"/>
              </w:rPr>
              <w:t>NEW.MaCH</w:t>
            </w:r>
            <w:proofErr w:type="spellEnd"/>
            <w:r w:rsidRPr="00EB54A8">
              <w:rPr>
                <w:szCs w:val="26"/>
              </w:rPr>
              <w:t xml:space="preserve"> AND </w:t>
            </w:r>
            <w:proofErr w:type="spellStart"/>
            <w:r w:rsidRPr="00EB54A8">
              <w:rPr>
                <w:szCs w:val="26"/>
              </w:rPr>
              <w:t>MaHS</w:t>
            </w:r>
            <w:proofErr w:type="spellEnd"/>
            <w:r w:rsidRPr="00EB54A8">
              <w:rPr>
                <w:szCs w:val="26"/>
              </w:rPr>
              <w:t>=:</w:t>
            </w:r>
            <w:proofErr w:type="spellStart"/>
            <w:r w:rsidRPr="00EB54A8">
              <w:rPr>
                <w:szCs w:val="26"/>
              </w:rPr>
              <w:t>NEW.MaHS</w:t>
            </w:r>
            <w:proofErr w:type="spellEnd"/>
            <w:r w:rsidRPr="00EB54A8">
              <w:rPr>
                <w:szCs w:val="26"/>
              </w:rPr>
              <w:t xml:space="preserve">; </w:t>
            </w:r>
          </w:p>
          <w:p w14:paraId="73790177" w14:textId="6182ACB4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ELSE</w:t>
            </w:r>
          </w:p>
          <w:p w14:paraId="0170664D" w14:textId="586B9B7D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    UPDATE ch2.KHOHS_</w:t>
            </w:r>
            <w:proofErr w:type="gramStart"/>
            <w:r w:rsidRPr="00EB54A8">
              <w:rPr>
                <w:szCs w:val="26"/>
              </w:rPr>
              <w:t>NVBH  SET</w:t>
            </w:r>
            <w:proofErr w:type="gramEnd"/>
            <w:r w:rsidRPr="00EB54A8">
              <w:rPr>
                <w:szCs w:val="26"/>
              </w:rPr>
              <w:t xml:space="preserve"> </w:t>
            </w:r>
            <w:proofErr w:type="spellStart"/>
            <w:r w:rsidRPr="00EB54A8">
              <w:rPr>
                <w:szCs w:val="26"/>
              </w:rPr>
              <w:t>TinhTrang</w:t>
            </w:r>
            <w:proofErr w:type="spellEnd"/>
            <w:r w:rsidRPr="00EB54A8">
              <w:rPr>
                <w:szCs w:val="26"/>
              </w:rPr>
              <w:t xml:space="preserve"> = 'Het hang' </w:t>
            </w:r>
          </w:p>
          <w:p w14:paraId="1B017E61" w14:textId="748C009D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    WHERE </w:t>
            </w:r>
            <w:proofErr w:type="spellStart"/>
            <w:r w:rsidRPr="00EB54A8">
              <w:rPr>
                <w:szCs w:val="26"/>
              </w:rPr>
              <w:t>MaCH</w:t>
            </w:r>
            <w:proofErr w:type="spellEnd"/>
            <w:r w:rsidRPr="00EB54A8">
              <w:rPr>
                <w:szCs w:val="26"/>
              </w:rPr>
              <w:t xml:space="preserve"> </w:t>
            </w:r>
            <w:proofErr w:type="gramStart"/>
            <w:r w:rsidRPr="00EB54A8">
              <w:rPr>
                <w:szCs w:val="26"/>
              </w:rPr>
              <w:t>= :</w:t>
            </w:r>
            <w:proofErr w:type="spellStart"/>
            <w:proofErr w:type="gramEnd"/>
            <w:r w:rsidRPr="00EB54A8">
              <w:rPr>
                <w:szCs w:val="26"/>
              </w:rPr>
              <w:t>NEW.MaCH</w:t>
            </w:r>
            <w:proofErr w:type="spellEnd"/>
            <w:r w:rsidRPr="00EB54A8">
              <w:rPr>
                <w:szCs w:val="26"/>
              </w:rPr>
              <w:t xml:space="preserve"> AND </w:t>
            </w:r>
            <w:proofErr w:type="spellStart"/>
            <w:r w:rsidRPr="00EB54A8">
              <w:rPr>
                <w:szCs w:val="26"/>
              </w:rPr>
              <w:t>MaHS</w:t>
            </w:r>
            <w:proofErr w:type="spellEnd"/>
            <w:r w:rsidRPr="00EB54A8">
              <w:rPr>
                <w:szCs w:val="26"/>
              </w:rPr>
              <w:t>=:</w:t>
            </w:r>
            <w:proofErr w:type="spellStart"/>
            <w:r w:rsidRPr="00EB54A8">
              <w:rPr>
                <w:szCs w:val="26"/>
              </w:rPr>
              <w:t>NEW.MaHS</w:t>
            </w:r>
            <w:proofErr w:type="spellEnd"/>
            <w:r w:rsidRPr="00EB54A8">
              <w:rPr>
                <w:szCs w:val="26"/>
              </w:rPr>
              <w:t xml:space="preserve">; </w:t>
            </w:r>
          </w:p>
          <w:p w14:paraId="1B9B5B93" w14:textId="3FC9CB3B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END </w:t>
            </w:r>
            <w:proofErr w:type="gramStart"/>
            <w:r w:rsidRPr="00EB54A8">
              <w:rPr>
                <w:szCs w:val="26"/>
              </w:rPr>
              <w:t>IF;</w:t>
            </w:r>
            <w:proofErr w:type="gramEnd"/>
          </w:p>
          <w:p w14:paraId="35DCC57E" w14:textId="77777777" w:rsidR="009928E6" w:rsidRPr="00EB54A8" w:rsidRDefault="009928E6" w:rsidP="00EB54A8">
            <w:pPr>
              <w:spacing w:line="285" w:lineRule="exact"/>
              <w:rPr>
                <w:szCs w:val="26"/>
              </w:rPr>
            </w:pPr>
          </w:p>
          <w:p w14:paraId="72078F16" w14:textId="56501BFA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WHEN INSERTING THEN</w:t>
            </w:r>
          </w:p>
          <w:p w14:paraId="46F86FD0" w14:textId="7EA8D7E6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</w:t>
            </w:r>
            <w:proofErr w:type="gramStart"/>
            <w:r w:rsidRPr="00EB54A8">
              <w:rPr>
                <w:szCs w:val="26"/>
              </w:rPr>
              <w:t>IF(</w:t>
            </w:r>
            <w:proofErr w:type="gramEnd"/>
            <w:r w:rsidRPr="00EB54A8">
              <w:rPr>
                <w:szCs w:val="26"/>
              </w:rPr>
              <w:t>:</w:t>
            </w:r>
            <w:proofErr w:type="spellStart"/>
            <w:r w:rsidRPr="00EB54A8">
              <w:rPr>
                <w:szCs w:val="26"/>
              </w:rPr>
              <w:t>NEW.SoLuong</w:t>
            </w:r>
            <w:proofErr w:type="spellEnd"/>
            <w:r w:rsidRPr="00EB54A8">
              <w:rPr>
                <w:szCs w:val="26"/>
              </w:rPr>
              <w:t xml:space="preserve"> &gt; 0) THEN</w:t>
            </w:r>
          </w:p>
          <w:p w14:paraId="34480AF7" w14:textId="540B2101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    INSERT INTO ch2.KHOHS_NVBH (</w:t>
            </w:r>
            <w:proofErr w:type="spellStart"/>
            <w:r w:rsidRPr="00EB54A8">
              <w:rPr>
                <w:szCs w:val="26"/>
              </w:rPr>
              <w:t>MaCH</w:t>
            </w:r>
            <w:proofErr w:type="spellEnd"/>
            <w:r w:rsidRPr="00EB54A8">
              <w:rPr>
                <w:szCs w:val="26"/>
              </w:rPr>
              <w:t xml:space="preserve">, </w:t>
            </w:r>
            <w:proofErr w:type="spellStart"/>
            <w:r w:rsidRPr="00EB54A8">
              <w:rPr>
                <w:szCs w:val="26"/>
              </w:rPr>
              <w:t>MaHS</w:t>
            </w:r>
            <w:proofErr w:type="spellEnd"/>
            <w:r w:rsidRPr="00EB54A8">
              <w:rPr>
                <w:szCs w:val="26"/>
              </w:rPr>
              <w:t xml:space="preserve">, </w:t>
            </w:r>
            <w:proofErr w:type="spellStart"/>
            <w:r w:rsidRPr="00EB54A8">
              <w:rPr>
                <w:szCs w:val="26"/>
              </w:rPr>
              <w:t>TinhTrang</w:t>
            </w:r>
            <w:proofErr w:type="spellEnd"/>
            <w:r w:rsidRPr="00EB54A8">
              <w:rPr>
                <w:szCs w:val="26"/>
              </w:rPr>
              <w:t xml:space="preserve">) VALUES </w:t>
            </w:r>
            <w:proofErr w:type="gramStart"/>
            <w:r w:rsidRPr="00EB54A8">
              <w:rPr>
                <w:szCs w:val="26"/>
              </w:rPr>
              <w:t>(:</w:t>
            </w:r>
            <w:proofErr w:type="spellStart"/>
            <w:r w:rsidRPr="00EB54A8">
              <w:rPr>
                <w:szCs w:val="26"/>
              </w:rPr>
              <w:t>NEW.MaCH</w:t>
            </w:r>
            <w:proofErr w:type="spellEnd"/>
            <w:proofErr w:type="gramEnd"/>
            <w:r w:rsidRPr="00EB54A8">
              <w:rPr>
                <w:szCs w:val="26"/>
              </w:rPr>
              <w:t>, :NEW.</w:t>
            </w:r>
            <w:proofErr w:type="spellStart"/>
            <w:r w:rsidRPr="00EB54A8">
              <w:rPr>
                <w:szCs w:val="26"/>
              </w:rPr>
              <w:t>MaHS</w:t>
            </w:r>
            <w:proofErr w:type="spellEnd"/>
            <w:r w:rsidRPr="00EB54A8">
              <w:rPr>
                <w:szCs w:val="26"/>
              </w:rPr>
              <w:t>,'Con hang');</w:t>
            </w:r>
          </w:p>
          <w:p w14:paraId="452825BB" w14:textId="6F6DB6CD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ELSE</w:t>
            </w:r>
          </w:p>
          <w:p w14:paraId="7E2C0B25" w14:textId="2160E8AE" w:rsidR="77215151" w:rsidRPr="00EB54A8" w:rsidRDefault="77215151" w:rsidP="00EB54A8">
            <w:pPr>
              <w:spacing w:line="285" w:lineRule="exact"/>
              <w:rPr>
                <w:szCs w:val="26"/>
              </w:rPr>
            </w:pPr>
            <w:r w:rsidRPr="00EB54A8">
              <w:rPr>
                <w:szCs w:val="26"/>
              </w:rPr>
              <w:t xml:space="preserve">                INSERT INTO ch2.KHOHS_NVBH (</w:t>
            </w:r>
            <w:proofErr w:type="spellStart"/>
            <w:r w:rsidRPr="00EB54A8">
              <w:rPr>
                <w:szCs w:val="26"/>
              </w:rPr>
              <w:t>MaCH</w:t>
            </w:r>
            <w:proofErr w:type="spellEnd"/>
            <w:r w:rsidRPr="00EB54A8">
              <w:rPr>
                <w:szCs w:val="26"/>
              </w:rPr>
              <w:t xml:space="preserve">, </w:t>
            </w:r>
            <w:proofErr w:type="spellStart"/>
            <w:r w:rsidRPr="00EB54A8">
              <w:rPr>
                <w:szCs w:val="26"/>
              </w:rPr>
              <w:t>MaHS</w:t>
            </w:r>
            <w:proofErr w:type="spellEnd"/>
            <w:r w:rsidRPr="00EB54A8">
              <w:rPr>
                <w:szCs w:val="26"/>
              </w:rPr>
              <w:t xml:space="preserve">, </w:t>
            </w:r>
            <w:proofErr w:type="spellStart"/>
            <w:r w:rsidRPr="00EB54A8">
              <w:rPr>
                <w:szCs w:val="26"/>
              </w:rPr>
              <w:t>TinhTrang</w:t>
            </w:r>
            <w:proofErr w:type="spellEnd"/>
            <w:r w:rsidRPr="00EB54A8">
              <w:rPr>
                <w:szCs w:val="26"/>
              </w:rPr>
              <w:t xml:space="preserve">) VALUES </w:t>
            </w:r>
            <w:proofErr w:type="gramStart"/>
            <w:r w:rsidRPr="00EB54A8">
              <w:rPr>
                <w:szCs w:val="26"/>
              </w:rPr>
              <w:t>(:</w:t>
            </w:r>
            <w:proofErr w:type="spellStart"/>
            <w:r w:rsidRPr="00EB54A8">
              <w:rPr>
                <w:szCs w:val="26"/>
              </w:rPr>
              <w:t>NEW.MaCH</w:t>
            </w:r>
            <w:proofErr w:type="spellEnd"/>
            <w:proofErr w:type="gramEnd"/>
            <w:r w:rsidRPr="00EB54A8">
              <w:rPr>
                <w:szCs w:val="26"/>
              </w:rPr>
              <w:t>, :NEW.</w:t>
            </w:r>
            <w:proofErr w:type="spellStart"/>
            <w:r w:rsidRPr="00EB54A8">
              <w:rPr>
                <w:szCs w:val="26"/>
              </w:rPr>
              <w:t>MaHS</w:t>
            </w:r>
            <w:proofErr w:type="spellEnd"/>
            <w:r w:rsidRPr="00EB54A8">
              <w:rPr>
                <w:szCs w:val="26"/>
              </w:rPr>
              <w:t>,'Het hang');</w:t>
            </w:r>
          </w:p>
          <w:p w14:paraId="02142BC5" w14:textId="712990A5" w:rsidR="77215151" w:rsidRDefault="77215151" w:rsidP="77215151">
            <w:r w:rsidRPr="77215151">
              <w:rPr>
                <w:sz w:val="24"/>
                <w:szCs w:val="24"/>
              </w:rPr>
              <w:lastRenderedPageBreak/>
              <w:t xml:space="preserve">            END </w:t>
            </w:r>
            <w:proofErr w:type="gramStart"/>
            <w:r w:rsidRPr="77215151">
              <w:rPr>
                <w:sz w:val="24"/>
                <w:szCs w:val="24"/>
              </w:rPr>
              <w:t>IF;</w:t>
            </w:r>
            <w:proofErr w:type="gramEnd"/>
          </w:p>
          <w:p w14:paraId="7321F93C" w14:textId="441A435F" w:rsidR="77215151" w:rsidRDefault="77215151" w:rsidP="77215151">
            <w:r w:rsidRPr="77215151">
              <w:rPr>
                <w:sz w:val="24"/>
                <w:szCs w:val="24"/>
              </w:rPr>
              <w:t xml:space="preserve">    END </w:t>
            </w:r>
            <w:proofErr w:type="gramStart"/>
            <w:r w:rsidRPr="77215151">
              <w:rPr>
                <w:sz w:val="24"/>
                <w:szCs w:val="24"/>
              </w:rPr>
              <w:t>CASE;</w:t>
            </w:r>
            <w:proofErr w:type="gramEnd"/>
          </w:p>
          <w:p w14:paraId="77D99C37" w14:textId="1F423062" w:rsidR="77215151" w:rsidRDefault="77215151" w:rsidP="77215151">
            <w:proofErr w:type="gramStart"/>
            <w:r w:rsidRPr="77215151">
              <w:rPr>
                <w:sz w:val="24"/>
                <w:szCs w:val="24"/>
              </w:rPr>
              <w:t>END;</w:t>
            </w:r>
            <w:proofErr w:type="gramEnd"/>
          </w:p>
          <w:p w14:paraId="715D6C2B" w14:textId="5E69292C" w:rsidR="77215151" w:rsidRDefault="00301AE7" w:rsidP="772151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</w:tr>
    </w:tbl>
    <w:p w14:paraId="4D33B812" w14:textId="77777777" w:rsidR="00EB54A8" w:rsidRDefault="00EB54A8" w:rsidP="6AF6ED64">
      <w:pPr>
        <w:spacing w:line="257" w:lineRule="auto"/>
      </w:pPr>
    </w:p>
    <w:p w14:paraId="2B7EE86B" w14:textId="1A79C97E" w:rsidR="6AF6ED64" w:rsidRDefault="12202D99" w:rsidP="6AF6ED64">
      <w:pPr>
        <w:spacing w:line="257" w:lineRule="auto"/>
      </w:pPr>
      <w:r>
        <w:rPr>
          <w:noProof/>
        </w:rPr>
        <w:drawing>
          <wp:inline distT="0" distB="0" distL="0" distR="0" wp14:anchorId="168C88BC" wp14:editId="174D195F">
            <wp:extent cx="6496050" cy="3572828"/>
            <wp:effectExtent l="0" t="0" r="0" b="8890"/>
            <wp:docPr id="371121585" name="Picture 37112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523" cy="35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899B" w14:textId="77777777" w:rsidR="00EB54A8" w:rsidRDefault="00EB54A8" w:rsidP="77215151">
      <w:pPr>
        <w:spacing w:line="257" w:lineRule="auto"/>
      </w:pPr>
    </w:p>
    <w:p w14:paraId="122B4F5A" w14:textId="54296773" w:rsidR="77215151" w:rsidRDefault="77215151" w:rsidP="77215151">
      <w:pPr>
        <w:spacing w:line="257" w:lineRule="auto"/>
        <w:rPr>
          <w:szCs w:val="26"/>
        </w:rPr>
      </w:pPr>
      <w:r>
        <w:t xml:space="preserve">Demo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Insert: </w:t>
      </w:r>
    </w:p>
    <w:p w14:paraId="1D8499B4" w14:textId="7A625294" w:rsidR="77215151" w:rsidRDefault="77215151" w:rsidP="77215151">
      <w:pPr>
        <w:spacing w:line="257" w:lineRule="auto"/>
      </w:pPr>
      <w:r>
        <w:rPr>
          <w:noProof/>
        </w:rPr>
        <w:drawing>
          <wp:inline distT="0" distB="0" distL="0" distR="0" wp14:anchorId="415CA1E0" wp14:editId="372178FA">
            <wp:extent cx="5867400" cy="2420303"/>
            <wp:effectExtent l="0" t="0" r="0" b="0"/>
            <wp:docPr id="1880697077" name="Picture 1880697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849" cy="24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7D79" w14:textId="77777777" w:rsidR="006420BD" w:rsidRDefault="006420BD" w:rsidP="77215151">
      <w:pPr>
        <w:spacing w:line="257" w:lineRule="auto"/>
      </w:pPr>
    </w:p>
    <w:p w14:paraId="14CD8855" w14:textId="28E06453" w:rsidR="77215151" w:rsidRDefault="77215151" w:rsidP="77215151">
      <w:pPr>
        <w:spacing w:line="257" w:lineRule="auto"/>
        <w:rPr>
          <w:szCs w:val="26"/>
        </w:rPr>
      </w:pPr>
      <w:r>
        <w:lastRenderedPageBreak/>
        <w:t>Demo update:</w:t>
      </w:r>
    </w:p>
    <w:p w14:paraId="016246B6" w14:textId="2906E490" w:rsidR="77215151" w:rsidRDefault="77215151" w:rsidP="77215151">
      <w:r>
        <w:rPr>
          <w:noProof/>
        </w:rPr>
        <w:drawing>
          <wp:inline distT="0" distB="0" distL="0" distR="0" wp14:anchorId="6BE0474E" wp14:editId="34F507D1">
            <wp:extent cx="5534025" cy="2870775"/>
            <wp:effectExtent l="0" t="0" r="0" b="6350"/>
            <wp:docPr id="410688623" name="Picture 41068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88623" name="Picture 4106886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13" cy="28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52F3" w14:textId="600DA087" w:rsidR="77215151" w:rsidRDefault="77215151" w:rsidP="77215151">
      <w:pPr>
        <w:spacing w:line="257" w:lineRule="auto"/>
        <w:rPr>
          <w:szCs w:val="26"/>
        </w:rPr>
      </w:pPr>
      <w:proofErr w:type="spellStart"/>
      <w:r>
        <w:t>Nếu</w:t>
      </w:r>
      <w:proofErr w:type="spellEnd"/>
      <w:r>
        <w:t xml:space="preserve"> </w:t>
      </w:r>
      <w:r w:rsidR="00411702">
        <w:t>Update</w:t>
      </w:r>
      <w:r>
        <w:t xml:space="preserve"> </w:t>
      </w:r>
      <w:proofErr w:type="spellStart"/>
      <w:r>
        <w:t>hoặc</w:t>
      </w:r>
      <w:proofErr w:type="spellEnd"/>
      <w:r>
        <w:t xml:space="preserve"> Insert </w:t>
      </w:r>
      <w:proofErr w:type="spellStart"/>
      <w:r>
        <w:t>lỗi</w:t>
      </w:r>
      <w:proofErr w:type="spellEnd"/>
      <w:r>
        <w:t>:</w:t>
      </w:r>
    </w:p>
    <w:p w14:paraId="240A2DD4" w14:textId="087B3844" w:rsidR="77215151" w:rsidRDefault="77215151" w:rsidP="77215151">
      <w:r>
        <w:rPr>
          <w:noProof/>
        </w:rPr>
        <w:drawing>
          <wp:inline distT="0" distB="0" distL="0" distR="0" wp14:anchorId="708BC8B9" wp14:editId="7C2DE2CE">
            <wp:extent cx="6126648" cy="4429056"/>
            <wp:effectExtent l="0" t="0" r="7620" b="0"/>
            <wp:docPr id="698217449" name="Picture 698217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30" cy="44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471" w14:textId="1AF110DB" w:rsidR="00A332C0" w:rsidRDefault="00A332C0" w:rsidP="00F23331">
      <w:pPr>
        <w:pStyle w:val="Heading1"/>
      </w:pPr>
      <w:bookmarkStart w:id="18" w:name="_Toc154958894"/>
      <w:r>
        <w:lastRenderedPageBreak/>
        <w:t>Demo các mức cô lập (ISOLATION LEVEL) trong môi trường phân tán</w:t>
      </w:r>
      <w:bookmarkEnd w:id="18"/>
    </w:p>
    <w:p w14:paraId="6994CC65" w14:textId="4CA6E764" w:rsidR="00A332C0" w:rsidRDefault="00DB7651" w:rsidP="00DB7651">
      <w:pPr>
        <w:pStyle w:val="Heading2"/>
      </w:pPr>
      <w:bookmarkStart w:id="19" w:name="_Toc154958895"/>
      <w:r>
        <w:t xml:space="preserve">Trường </w:t>
      </w:r>
      <w:proofErr w:type="spellStart"/>
      <w:r>
        <w:t>hợp</w:t>
      </w:r>
      <w:proofErr w:type="spellEnd"/>
      <w:r>
        <w:t xml:space="preserve"> lost </w:t>
      </w:r>
      <w:proofErr w:type="gramStart"/>
      <w:r>
        <w:t>update</w:t>
      </w:r>
      <w:bookmarkEnd w:id="19"/>
      <w:proofErr w:type="gramEnd"/>
    </w:p>
    <w:p w14:paraId="0784143D" w14:textId="1CE705DE" w:rsidR="00F23331" w:rsidRDefault="00F23331" w:rsidP="00F23331">
      <w:pPr>
        <w:pStyle w:val="Heading3"/>
      </w:pPr>
      <w:bookmarkStart w:id="20" w:name="_Toc15495889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bookmarkEnd w:id="20"/>
      <w:proofErr w:type="spellEnd"/>
    </w:p>
    <w:p w14:paraId="42CEC73C" w14:textId="0505C858" w:rsidR="00F23331" w:rsidRDefault="00F23331" w:rsidP="77215151">
      <w:pPr>
        <w:pStyle w:val="BodyText"/>
        <w:spacing w:before="163" w:line="360" w:lineRule="auto"/>
        <w:ind w:right="581"/>
      </w:pPr>
      <w:r>
        <w:t>Tại</w:t>
      </w:r>
      <w:r>
        <w:rPr>
          <w:spacing w:val="-2"/>
        </w:rPr>
        <w:t xml:space="preserve"> </w:t>
      </w:r>
      <w:r>
        <w:t>t0,</w:t>
      </w:r>
      <w:r>
        <w:rPr>
          <w:spacing w:val="-4"/>
        </w:rPr>
        <w:t xml:space="preserve"> </w:t>
      </w:r>
      <w:r>
        <w:t>địa</w:t>
      </w:r>
      <w:r>
        <w:rPr>
          <w:spacing w:val="-2"/>
        </w:rPr>
        <w:t xml:space="preserve"> </w:t>
      </w:r>
      <w:r>
        <w:t>chỉ</w:t>
      </w:r>
      <w:r>
        <w:rPr>
          <w:spacing w:val="-2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rPr>
          <w:lang w:val="en-US"/>
        </w:rPr>
        <w:t>Le Duc Anh</w:t>
      </w:r>
      <w:r>
        <w:rPr>
          <w:spacing w:val="-6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“</w:t>
      </w:r>
      <w:r>
        <w:rPr>
          <w:lang w:val="en-US"/>
        </w:rPr>
        <w:t>Quan 3, HCM</w:t>
      </w:r>
      <w:r>
        <w:rPr>
          <w:spacing w:val="-2"/>
        </w:rPr>
        <w:t>”</w:t>
      </w:r>
    </w:p>
    <w:p w14:paraId="11BE2543" w14:textId="59B9D719" w:rsidR="00F23331" w:rsidRDefault="00F23331" w:rsidP="00F23331">
      <w:pPr>
        <w:pStyle w:val="BodyText"/>
        <w:spacing w:before="163" w:line="360" w:lineRule="auto"/>
        <w:ind w:right="581"/>
      </w:pPr>
      <w:r>
        <w:t xml:space="preserve">Tại t1, nhân viên A cập nhật địa chỉ cho khách hàng </w:t>
      </w:r>
      <w:r w:rsidRPr="008A49B4">
        <w:t xml:space="preserve">Le </w:t>
      </w:r>
      <w:proofErr w:type="spellStart"/>
      <w:r w:rsidRPr="008A49B4">
        <w:t>Duc</w:t>
      </w:r>
      <w:proofErr w:type="spellEnd"/>
      <w:r w:rsidRPr="008A49B4">
        <w:t xml:space="preserve"> Anh</w:t>
      </w:r>
      <w:r>
        <w:t xml:space="preserve"> là “Q5, </w:t>
      </w:r>
      <w:proofErr w:type="spellStart"/>
      <w:r>
        <w:t>TpHCM</w:t>
      </w:r>
      <w:proofErr w:type="spellEnd"/>
      <w:r>
        <w:t>”</w:t>
      </w:r>
    </w:p>
    <w:p w14:paraId="46A8345C" w14:textId="7C64A07A" w:rsidR="00F23331" w:rsidRPr="008A49B4" w:rsidRDefault="00F23331" w:rsidP="00756E9A">
      <w:pPr>
        <w:ind w:left="119"/>
        <w:rPr>
          <w:lang w:val="vi"/>
        </w:rPr>
      </w:pPr>
      <w:r w:rsidRPr="008A49B4">
        <w:rPr>
          <w:lang w:val="vi"/>
        </w:rPr>
        <w:t>Tại</w:t>
      </w:r>
      <w:r w:rsidRPr="008A49B4">
        <w:rPr>
          <w:spacing w:val="-7"/>
          <w:lang w:val="vi"/>
        </w:rPr>
        <w:t xml:space="preserve"> </w:t>
      </w:r>
      <w:r w:rsidRPr="008A49B4">
        <w:rPr>
          <w:lang w:val="vi"/>
        </w:rPr>
        <w:t>t2,</w:t>
      </w:r>
      <w:r w:rsidRPr="008A49B4">
        <w:rPr>
          <w:spacing w:val="-11"/>
          <w:lang w:val="vi"/>
        </w:rPr>
        <w:t xml:space="preserve"> </w:t>
      </w:r>
      <w:r w:rsidRPr="008A49B4">
        <w:rPr>
          <w:lang w:val="vi"/>
        </w:rPr>
        <w:t>nhân</w:t>
      </w:r>
      <w:r w:rsidRPr="008A49B4">
        <w:rPr>
          <w:spacing w:val="-9"/>
          <w:lang w:val="vi"/>
        </w:rPr>
        <w:t xml:space="preserve"> </w:t>
      </w:r>
      <w:r w:rsidRPr="008A49B4">
        <w:rPr>
          <w:lang w:val="vi"/>
        </w:rPr>
        <w:t>viên</w:t>
      </w:r>
      <w:r w:rsidRPr="008A49B4">
        <w:rPr>
          <w:spacing w:val="-7"/>
          <w:lang w:val="vi"/>
        </w:rPr>
        <w:t xml:space="preserve"> </w:t>
      </w:r>
      <w:r w:rsidRPr="008A49B4">
        <w:rPr>
          <w:lang w:val="vi"/>
        </w:rPr>
        <w:t>B</w:t>
      </w:r>
      <w:r w:rsidRPr="008A49B4">
        <w:rPr>
          <w:spacing w:val="-10"/>
          <w:lang w:val="vi"/>
        </w:rPr>
        <w:t xml:space="preserve"> </w:t>
      </w:r>
      <w:r w:rsidRPr="008A49B4">
        <w:rPr>
          <w:lang w:val="vi"/>
        </w:rPr>
        <w:t>cũng</w:t>
      </w:r>
      <w:r w:rsidRPr="008A49B4">
        <w:rPr>
          <w:spacing w:val="-9"/>
          <w:lang w:val="vi"/>
        </w:rPr>
        <w:t xml:space="preserve"> </w:t>
      </w:r>
      <w:r w:rsidRPr="008A49B4">
        <w:rPr>
          <w:lang w:val="vi"/>
        </w:rPr>
        <w:t>cập</w:t>
      </w:r>
      <w:r w:rsidRPr="008A49B4">
        <w:rPr>
          <w:spacing w:val="-8"/>
          <w:lang w:val="vi"/>
        </w:rPr>
        <w:t xml:space="preserve"> </w:t>
      </w:r>
      <w:r w:rsidRPr="008A49B4">
        <w:rPr>
          <w:lang w:val="vi"/>
        </w:rPr>
        <w:t>nhật</w:t>
      </w:r>
      <w:r w:rsidRPr="008A49B4">
        <w:rPr>
          <w:spacing w:val="-9"/>
          <w:lang w:val="vi"/>
        </w:rPr>
        <w:t xml:space="preserve"> </w:t>
      </w:r>
      <w:r w:rsidRPr="008A49B4">
        <w:rPr>
          <w:lang w:val="vi"/>
        </w:rPr>
        <w:t>địa</w:t>
      </w:r>
      <w:r w:rsidRPr="008A49B4">
        <w:rPr>
          <w:spacing w:val="-8"/>
          <w:lang w:val="vi"/>
        </w:rPr>
        <w:t xml:space="preserve"> </w:t>
      </w:r>
      <w:r w:rsidRPr="008A49B4">
        <w:rPr>
          <w:lang w:val="vi"/>
        </w:rPr>
        <w:t>chỉ</w:t>
      </w:r>
      <w:r w:rsidRPr="008A49B4">
        <w:rPr>
          <w:spacing w:val="-9"/>
          <w:lang w:val="vi"/>
        </w:rPr>
        <w:t xml:space="preserve"> </w:t>
      </w:r>
      <w:r w:rsidRPr="008A49B4">
        <w:rPr>
          <w:lang w:val="vi"/>
        </w:rPr>
        <w:t>cho</w:t>
      </w:r>
      <w:r w:rsidRPr="008A49B4">
        <w:rPr>
          <w:spacing w:val="-9"/>
          <w:lang w:val="vi"/>
        </w:rPr>
        <w:t xml:space="preserve"> </w:t>
      </w:r>
      <w:r w:rsidRPr="008A49B4">
        <w:rPr>
          <w:lang w:val="vi"/>
        </w:rPr>
        <w:t>khách</w:t>
      </w:r>
      <w:r w:rsidRPr="008A49B4">
        <w:rPr>
          <w:spacing w:val="-9"/>
          <w:lang w:val="vi"/>
        </w:rPr>
        <w:t xml:space="preserve"> </w:t>
      </w:r>
      <w:r w:rsidRPr="008A49B4">
        <w:rPr>
          <w:lang w:val="vi"/>
        </w:rPr>
        <w:t>hàng</w:t>
      </w:r>
      <w:r w:rsidRPr="008A49B4">
        <w:rPr>
          <w:spacing w:val="-7"/>
          <w:lang w:val="vi"/>
        </w:rPr>
        <w:t xml:space="preserve"> </w:t>
      </w:r>
      <w:r w:rsidRPr="008A49B4">
        <w:rPr>
          <w:lang w:val="vi"/>
        </w:rPr>
        <w:t>là</w:t>
      </w:r>
      <w:r w:rsidRPr="008A49B4">
        <w:rPr>
          <w:spacing w:val="-2"/>
          <w:lang w:val="vi"/>
        </w:rPr>
        <w:t xml:space="preserve"> </w:t>
      </w:r>
      <w:r w:rsidRPr="008A49B4">
        <w:rPr>
          <w:lang w:val="vi"/>
        </w:rPr>
        <w:t>“200/11</w:t>
      </w:r>
      <w:r w:rsidRPr="008A49B4">
        <w:rPr>
          <w:spacing w:val="-9"/>
          <w:lang w:val="vi"/>
        </w:rPr>
        <w:t xml:space="preserve"> </w:t>
      </w:r>
      <w:r w:rsidRPr="008A49B4">
        <w:rPr>
          <w:lang w:val="vi"/>
        </w:rPr>
        <w:t>Nguyễn</w:t>
      </w:r>
      <w:r w:rsidRPr="008A49B4">
        <w:rPr>
          <w:spacing w:val="-11"/>
          <w:lang w:val="vi"/>
        </w:rPr>
        <w:t xml:space="preserve"> </w:t>
      </w:r>
      <w:r w:rsidRPr="008A49B4">
        <w:rPr>
          <w:lang w:val="vi"/>
        </w:rPr>
        <w:t xml:space="preserve">Văn Cừ, Q5, </w:t>
      </w:r>
      <w:proofErr w:type="spellStart"/>
      <w:r w:rsidRPr="008A49B4">
        <w:rPr>
          <w:lang w:val="vi"/>
        </w:rPr>
        <w:t>TpHCM</w:t>
      </w:r>
      <w:proofErr w:type="spellEnd"/>
      <w:r w:rsidRPr="008A49B4">
        <w:rPr>
          <w:lang w:val="vi"/>
        </w:rPr>
        <w:t>”</w:t>
      </w:r>
    </w:p>
    <w:p w14:paraId="3DED9007" w14:textId="77777777" w:rsidR="00F23331" w:rsidRDefault="00F23331" w:rsidP="00F23331">
      <w:pPr>
        <w:pStyle w:val="BodyText"/>
        <w:spacing w:before="1"/>
        <w:jc w:val="both"/>
      </w:pPr>
      <w:r>
        <w:t>Tại</w:t>
      </w:r>
      <w:r>
        <w:rPr>
          <w:spacing w:val="-2"/>
        </w:rPr>
        <w:t xml:space="preserve"> </w:t>
      </w:r>
      <w:r>
        <w:t>t3,</w:t>
      </w:r>
      <w:r>
        <w:rPr>
          <w:spacing w:val="-4"/>
        </w:rPr>
        <w:t xml:space="preserve"> </w:t>
      </w:r>
      <w:r>
        <w:t>nhân</w:t>
      </w:r>
      <w:r>
        <w:rPr>
          <w:spacing w:val="-4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rPr>
          <w:spacing w:val="-2"/>
        </w:rPr>
        <w:t>COMMIT</w:t>
      </w:r>
    </w:p>
    <w:p w14:paraId="5DBB37E1" w14:textId="77777777" w:rsidR="00F23331" w:rsidRDefault="00F23331" w:rsidP="00F23331">
      <w:pPr>
        <w:pStyle w:val="BodyText"/>
        <w:spacing w:before="160" w:line="360" w:lineRule="auto"/>
        <w:ind w:right="545"/>
        <w:jc w:val="both"/>
      </w:pPr>
      <w:r>
        <w:t>Tại t4, nhân viên B thực hiện COMMIT. Thông tin cập nhật của nhân viên B sẽ ghi đè lên thông tin cập nhật của nhân viên A. Như vậy, kết quả là dữ liệu cập nhật của nhân viên A sẽ bị mất.</w:t>
      </w:r>
    </w:p>
    <w:p w14:paraId="725B9CAF" w14:textId="646E73FD" w:rsidR="00F23331" w:rsidRDefault="00F23331" w:rsidP="00F23331">
      <w:pPr>
        <w:pStyle w:val="BodyText"/>
        <w:spacing w:before="1"/>
        <w:jc w:val="both"/>
      </w:pPr>
      <w:r>
        <w:t>Vậy</w:t>
      </w:r>
      <w:r>
        <w:rPr>
          <w:spacing w:val="-2"/>
        </w:rPr>
        <w:t xml:space="preserve"> </w:t>
      </w:r>
      <w:r>
        <w:t>tại</w:t>
      </w:r>
      <w:r>
        <w:rPr>
          <w:spacing w:val="-2"/>
        </w:rPr>
        <w:t xml:space="preserve"> </w:t>
      </w:r>
      <w:r>
        <w:t>t5,</w:t>
      </w:r>
      <w:r>
        <w:rPr>
          <w:spacing w:val="-4"/>
        </w:rPr>
        <w:t xml:space="preserve"> </w:t>
      </w:r>
      <w:r>
        <w:t>địa</w:t>
      </w:r>
      <w:r>
        <w:rPr>
          <w:spacing w:val="-3"/>
        </w:rPr>
        <w:t xml:space="preserve"> </w:t>
      </w:r>
      <w:r>
        <w:t>chỉ</w:t>
      </w:r>
      <w:r>
        <w:rPr>
          <w:spacing w:val="-2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khách</w:t>
      </w:r>
      <w:r>
        <w:rPr>
          <w:spacing w:val="-6"/>
        </w:rPr>
        <w:t xml:space="preserve"> </w:t>
      </w:r>
      <w:r>
        <w:t>hàng</w:t>
      </w:r>
      <w:r>
        <w:rPr>
          <w:spacing w:val="-1"/>
        </w:rPr>
        <w:t xml:space="preserve"> </w:t>
      </w:r>
      <w:r w:rsidR="00756E9A" w:rsidRPr="008A49B4">
        <w:t xml:space="preserve">Le </w:t>
      </w:r>
      <w:proofErr w:type="spellStart"/>
      <w:r w:rsidR="00756E9A" w:rsidRPr="008A49B4">
        <w:t>Duc</w:t>
      </w:r>
      <w:proofErr w:type="spellEnd"/>
      <w:r w:rsidR="00756E9A" w:rsidRPr="008A49B4">
        <w:t xml:space="preserve"> Anh</w:t>
      </w:r>
      <w:r>
        <w:rPr>
          <w:spacing w:val="-7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“200/11</w:t>
      </w:r>
      <w:r>
        <w:rPr>
          <w:spacing w:val="-6"/>
        </w:rPr>
        <w:t xml:space="preserve"> </w:t>
      </w:r>
      <w:r>
        <w:t>Nguyễn</w:t>
      </w:r>
      <w:r>
        <w:rPr>
          <w:spacing w:val="-2"/>
        </w:rPr>
        <w:t xml:space="preserve"> </w:t>
      </w:r>
      <w:r>
        <w:t>Văn Cừ,</w:t>
      </w:r>
      <w:r>
        <w:rPr>
          <w:spacing w:val="-4"/>
        </w:rPr>
        <w:t xml:space="preserve"> </w:t>
      </w:r>
      <w:r>
        <w:t>Q5,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TpHCM</w:t>
      </w:r>
      <w:proofErr w:type="spellEnd"/>
      <w:r>
        <w:rPr>
          <w:spacing w:val="-2"/>
        </w:rPr>
        <w:t>”</w:t>
      </w:r>
    </w:p>
    <w:p w14:paraId="22E4E916" w14:textId="77777777" w:rsidR="00F23331" w:rsidRPr="008A49B4" w:rsidRDefault="00F23331" w:rsidP="00F23331">
      <w:pPr>
        <w:rPr>
          <w:lang w:val="vi"/>
        </w:rPr>
      </w:pPr>
    </w:p>
    <w:p w14:paraId="2FFDF0A6" w14:textId="31F0B798" w:rsidR="00F23331" w:rsidRDefault="00F23331" w:rsidP="00F23331">
      <w:pPr>
        <w:pStyle w:val="Heading3"/>
      </w:pPr>
      <w:bookmarkStart w:id="21" w:name="_Toc154958897"/>
      <w:r>
        <w:t xml:space="preserve">Minh </w:t>
      </w:r>
      <w:proofErr w:type="spellStart"/>
      <w:r>
        <w:t>họa</w:t>
      </w:r>
      <w:bookmarkEnd w:id="21"/>
      <w:proofErr w:type="spellEnd"/>
    </w:p>
    <w:p w14:paraId="0F8FA6F9" w14:textId="77777777" w:rsidR="00756E9A" w:rsidRPr="00756E9A" w:rsidRDefault="00756E9A" w:rsidP="00756E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"/>
        <w:gridCol w:w="2625"/>
        <w:gridCol w:w="1075"/>
        <w:gridCol w:w="3742"/>
        <w:gridCol w:w="1026"/>
      </w:tblGrid>
      <w:tr w:rsidR="00121ACA" w14:paraId="32980A22" w14:textId="77777777" w:rsidTr="00756E9A">
        <w:tc>
          <w:tcPr>
            <w:tcW w:w="988" w:type="dxa"/>
            <w:shd w:val="clear" w:color="auto" w:fill="8EAADB" w:themeFill="accent1" w:themeFillTint="99"/>
          </w:tcPr>
          <w:p w14:paraId="5FF06FEB" w14:textId="605A9FFA" w:rsidR="00756E9A" w:rsidRPr="00756E9A" w:rsidRDefault="00756E9A" w:rsidP="00756E9A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Time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24A5FF15" w14:textId="20720651" w:rsidR="00756E9A" w:rsidRPr="00756E9A" w:rsidRDefault="00756E9A" w:rsidP="00756E9A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Transaction</w:t>
            </w:r>
          </w:p>
          <w:p w14:paraId="26026F74" w14:textId="6403B740" w:rsidR="00756E9A" w:rsidRPr="00756E9A" w:rsidRDefault="00756E9A" w:rsidP="00756E9A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T1(Employee A) – CN2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467A69E4" w14:textId="3B8D612B" w:rsidR="00756E9A" w:rsidRPr="00756E9A" w:rsidRDefault="00756E9A" w:rsidP="00756E9A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 Output</w:t>
            </w:r>
          </w:p>
        </w:tc>
        <w:tc>
          <w:tcPr>
            <w:tcW w:w="3261" w:type="dxa"/>
            <w:shd w:val="clear" w:color="auto" w:fill="8EAADB" w:themeFill="accent1" w:themeFillTint="99"/>
          </w:tcPr>
          <w:p w14:paraId="4BB0E64B" w14:textId="51691768" w:rsidR="00756E9A" w:rsidRPr="00756E9A" w:rsidRDefault="00756E9A" w:rsidP="00756E9A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Transaction</w:t>
            </w:r>
          </w:p>
          <w:p w14:paraId="613D24DF" w14:textId="2F5F3156" w:rsidR="00756E9A" w:rsidRPr="00756E9A" w:rsidRDefault="00756E9A" w:rsidP="00756E9A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T1(Employee B) – CN1</w:t>
            </w:r>
          </w:p>
        </w:tc>
        <w:tc>
          <w:tcPr>
            <w:tcW w:w="991" w:type="dxa"/>
            <w:shd w:val="clear" w:color="auto" w:fill="8EAADB" w:themeFill="accent1" w:themeFillTint="99"/>
          </w:tcPr>
          <w:p w14:paraId="01BC5F13" w14:textId="38E41122" w:rsidR="00756E9A" w:rsidRPr="00756E9A" w:rsidRDefault="00756E9A" w:rsidP="00756E9A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T2 Output</w:t>
            </w:r>
          </w:p>
        </w:tc>
      </w:tr>
      <w:tr w:rsidR="00756E9A" w14:paraId="3DC61430" w14:textId="77777777" w:rsidTr="00756E9A">
        <w:tc>
          <w:tcPr>
            <w:tcW w:w="988" w:type="dxa"/>
          </w:tcPr>
          <w:p w14:paraId="0DC996F8" w14:textId="23571E60" w:rsidR="00756E9A" w:rsidRDefault="00121ACA" w:rsidP="00756E9A">
            <w:pPr>
              <w:jc w:val="center"/>
            </w:pPr>
            <w:r>
              <w:t>t</w:t>
            </w:r>
            <w:r w:rsidR="006474DC">
              <w:t>0</w:t>
            </w:r>
          </w:p>
        </w:tc>
        <w:tc>
          <w:tcPr>
            <w:tcW w:w="2976" w:type="dxa"/>
          </w:tcPr>
          <w:p w14:paraId="0F789B2A" w14:textId="77777777" w:rsidR="00121ACA" w:rsidRDefault="00121ACA" w:rsidP="00121ACA">
            <w:r>
              <w:t>SELECT</w:t>
            </w:r>
          </w:p>
          <w:p w14:paraId="20E54917" w14:textId="77777777" w:rsidR="00121ACA" w:rsidRDefault="00121ACA" w:rsidP="00121ACA">
            <w:r>
              <w:t xml:space="preserve">    </w:t>
            </w:r>
            <w:proofErr w:type="spellStart"/>
            <w:r>
              <w:t>DiaChi</w:t>
            </w:r>
            <w:proofErr w:type="spellEnd"/>
          </w:p>
          <w:p w14:paraId="1731BEFD" w14:textId="77777777" w:rsidR="00121ACA" w:rsidRDefault="00121ACA" w:rsidP="00121ACA">
            <w:r>
              <w:t>FROM</w:t>
            </w:r>
          </w:p>
          <w:p w14:paraId="6A78BC43" w14:textId="1223C8EE" w:rsidR="00121ACA" w:rsidRDefault="00121ACA" w:rsidP="00121ACA">
            <w:r>
              <w:t xml:space="preserve">    </w:t>
            </w:r>
            <w:r w:rsidR="00445F06">
              <w:t>ch</w:t>
            </w:r>
            <w:r>
              <w:t>2.KHACHHANG</w:t>
            </w:r>
          </w:p>
          <w:p w14:paraId="34DB33B4" w14:textId="77777777" w:rsidR="00121ACA" w:rsidRDefault="00121ACA" w:rsidP="00121ACA">
            <w:proofErr w:type="gramStart"/>
            <w:r>
              <w:t>WHERE</w:t>
            </w:r>
            <w:proofErr w:type="gramEnd"/>
          </w:p>
          <w:p w14:paraId="09B15FB2" w14:textId="0625AA1D" w:rsidR="006474DC" w:rsidRDefault="00121ACA" w:rsidP="00121ACA">
            <w:r>
              <w:t xml:space="preserve">    MaKH = 'KH002';</w:t>
            </w:r>
          </w:p>
        </w:tc>
        <w:tc>
          <w:tcPr>
            <w:tcW w:w="1134" w:type="dxa"/>
          </w:tcPr>
          <w:p w14:paraId="74B0DA98" w14:textId="77777777" w:rsidR="00756E9A" w:rsidRDefault="00756E9A" w:rsidP="00756E9A">
            <w:pPr>
              <w:jc w:val="center"/>
            </w:pPr>
          </w:p>
        </w:tc>
        <w:tc>
          <w:tcPr>
            <w:tcW w:w="3261" w:type="dxa"/>
          </w:tcPr>
          <w:p w14:paraId="4EB91453" w14:textId="77777777" w:rsidR="00121ACA" w:rsidRDefault="00121ACA" w:rsidP="00121ACA">
            <w:r>
              <w:t>SELECT</w:t>
            </w:r>
          </w:p>
          <w:p w14:paraId="2D4D9256" w14:textId="77777777" w:rsidR="00121ACA" w:rsidRDefault="00121ACA" w:rsidP="00121ACA">
            <w:r>
              <w:t xml:space="preserve">    </w:t>
            </w:r>
            <w:proofErr w:type="spellStart"/>
            <w:r>
              <w:t>DiaChi</w:t>
            </w:r>
            <w:proofErr w:type="spellEnd"/>
          </w:p>
          <w:p w14:paraId="13F3A571" w14:textId="77777777" w:rsidR="00121ACA" w:rsidRDefault="00121ACA" w:rsidP="00121ACA">
            <w:r>
              <w:t>FROM</w:t>
            </w:r>
          </w:p>
          <w:p w14:paraId="051E9C5F" w14:textId="0B569743" w:rsidR="00121ACA" w:rsidRDefault="00121ACA" w:rsidP="00121ACA">
            <w:r>
              <w:t xml:space="preserve">    </w:t>
            </w:r>
            <w:r w:rsidR="00445F06">
              <w:t>ch</w:t>
            </w:r>
            <w:r>
              <w:t>2.KHACHHANG@c</w:t>
            </w:r>
            <w:r w:rsidR="00445F06">
              <w:t>h2</w:t>
            </w:r>
            <w:r>
              <w:t>_</w:t>
            </w:r>
            <w:r w:rsidR="00445F06">
              <w:t>db</w:t>
            </w:r>
            <w:r>
              <w:t>link</w:t>
            </w:r>
          </w:p>
          <w:p w14:paraId="0261A475" w14:textId="77777777" w:rsidR="00121ACA" w:rsidRDefault="00121ACA" w:rsidP="00121ACA">
            <w:proofErr w:type="gramStart"/>
            <w:r>
              <w:t>WHERE</w:t>
            </w:r>
            <w:proofErr w:type="gramEnd"/>
          </w:p>
          <w:p w14:paraId="3FBEFC7E" w14:textId="76EEDBF7" w:rsidR="00756E9A" w:rsidRDefault="00121ACA" w:rsidP="00121ACA">
            <w:pPr>
              <w:jc w:val="center"/>
            </w:pPr>
            <w:r>
              <w:t xml:space="preserve">    MaKH = 'KH002';</w:t>
            </w:r>
          </w:p>
        </w:tc>
        <w:tc>
          <w:tcPr>
            <w:tcW w:w="991" w:type="dxa"/>
          </w:tcPr>
          <w:p w14:paraId="1CE9509B" w14:textId="77777777" w:rsidR="00756E9A" w:rsidRDefault="00756E9A" w:rsidP="00756E9A">
            <w:pPr>
              <w:jc w:val="center"/>
            </w:pPr>
          </w:p>
        </w:tc>
      </w:tr>
      <w:tr w:rsidR="00756E9A" w14:paraId="59058F22" w14:textId="77777777" w:rsidTr="00756E9A">
        <w:tc>
          <w:tcPr>
            <w:tcW w:w="988" w:type="dxa"/>
          </w:tcPr>
          <w:p w14:paraId="73015305" w14:textId="3FE22B8C" w:rsidR="00756E9A" w:rsidRDefault="0058011D" w:rsidP="0058011D">
            <w:pPr>
              <w:jc w:val="center"/>
            </w:pPr>
            <w:r>
              <w:t>t</w:t>
            </w:r>
            <w:r w:rsidR="00121ACA">
              <w:t>1</w:t>
            </w:r>
          </w:p>
        </w:tc>
        <w:tc>
          <w:tcPr>
            <w:tcW w:w="2976" w:type="dxa"/>
          </w:tcPr>
          <w:p w14:paraId="313AF6E3" w14:textId="77777777" w:rsidR="0058011D" w:rsidRDefault="0058011D" w:rsidP="0058011D">
            <w:r>
              <w:t>UPDATE KHACHHANG</w:t>
            </w:r>
          </w:p>
          <w:p w14:paraId="3E1E3809" w14:textId="77777777" w:rsidR="0058011D" w:rsidRDefault="0058011D" w:rsidP="0058011D">
            <w:r>
              <w:t>SET</w:t>
            </w:r>
          </w:p>
          <w:p w14:paraId="28587562" w14:textId="77777777" w:rsidR="0058011D" w:rsidRDefault="0058011D" w:rsidP="0058011D">
            <w:r>
              <w:t xml:space="preserve">    </w:t>
            </w:r>
            <w:proofErr w:type="spellStart"/>
            <w:r>
              <w:t>DiaChi</w:t>
            </w:r>
            <w:proofErr w:type="spellEnd"/>
            <w:r>
              <w:t xml:space="preserve"> = 'Q5, </w:t>
            </w:r>
            <w:proofErr w:type="spellStart"/>
            <w:r>
              <w:t>TpHCM</w:t>
            </w:r>
            <w:proofErr w:type="spellEnd"/>
            <w:r>
              <w:t>'</w:t>
            </w:r>
          </w:p>
          <w:p w14:paraId="649BE859" w14:textId="77777777" w:rsidR="0058011D" w:rsidRDefault="0058011D" w:rsidP="0058011D">
            <w:proofErr w:type="gramStart"/>
            <w:r>
              <w:lastRenderedPageBreak/>
              <w:t>WHERE</w:t>
            </w:r>
            <w:proofErr w:type="gramEnd"/>
          </w:p>
          <w:p w14:paraId="14DAE200" w14:textId="4C2D7D91" w:rsidR="00756E9A" w:rsidRDefault="0058011D" w:rsidP="0058011D">
            <w:r>
              <w:t xml:space="preserve">    </w:t>
            </w:r>
            <w:proofErr w:type="spellStart"/>
            <w:r>
              <w:t>makh</w:t>
            </w:r>
            <w:proofErr w:type="spellEnd"/>
            <w:r>
              <w:t xml:space="preserve"> = 'KH002';</w:t>
            </w:r>
          </w:p>
        </w:tc>
        <w:tc>
          <w:tcPr>
            <w:tcW w:w="1134" w:type="dxa"/>
          </w:tcPr>
          <w:p w14:paraId="2C1CE528" w14:textId="77777777" w:rsidR="00756E9A" w:rsidRDefault="00756E9A" w:rsidP="0058011D"/>
        </w:tc>
        <w:tc>
          <w:tcPr>
            <w:tcW w:w="3261" w:type="dxa"/>
          </w:tcPr>
          <w:p w14:paraId="6B8FEA1F" w14:textId="77777777" w:rsidR="00756E9A" w:rsidRDefault="00756E9A" w:rsidP="0058011D"/>
        </w:tc>
        <w:tc>
          <w:tcPr>
            <w:tcW w:w="991" w:type="dxa"/>
          </w:tcPr>
          <w:p w14:paraId="0B15A91E" w14:textId="77777777" w:rsidR="00756E9A" w:rsidRDefault="00756E9A" w:rsidP="0058011D"/>
        </w:tc>
      </w:tr>
      <w:tr w:rsidR="00756E9A" w14:paraId="2A523FA2" w14:textId="77777777" w:rsidTr="00756E9A">
        <w:tc>
          <w:tcPr>
            <w:tcW w:w="988" w:type="dxa"/>
          </w:tcPr>
          <w:p w14:paraId="4550DDC6" w14:textId="72E1DB2F" w:rsidR="00756E9A" w:rsidRDefault="0058011D" w:rsidP="0058011D">
            <w:r>
              <w:t>T2</w:t>
            </w:r>
          </w:p>
        </w:tc>
        <w:tc>
          <w:tcPr>
            <w:tcW w:w="2976" w:type="dxa"/>
          </w:tcPr>
          <w:p w14:paraId="4A58C747" w14:textId="77777777" w:rsidR="00756E9A" w:rsidRDefault="00756E9A" w:rsidP="0058011D"/>
        </w:tc>
        <w:tc>
          <w:tcPr>
            <w:tcW w:w="1134" w:type="dxa"/>
          </w:tcPr>
          <w:p w14:paraId="4AE1BA2C" w14:textId="77777777" w:rsidR="00756E9A" w:rsidRDefault="00756E9A" w:rsidP="0058011D"/>
        </w:tc>
        <w:tc>
          <w:tcPr>
            <w:tcW w:w="3261" w:type="dxa"/>
          </w:tcPr>
          <w:p w14:paraId="7B39450F" w14:textId="5D836C62" w:rsidR="0058011D" w:rsidRDefault="0058011D" w:rsidP="0058011D">
            <w:r>
              <w:t xml:space="preserve">UPDATE </w:t>
            </w:r>
            <w:r w:rsidR="00445F06">
              <w:t>ch2.</w:t>
            </w:r>
            <w:r>
              <w:t>KHACHHANG@c</w:t>
            </w:r>
            <w:r w:rsidR="00445F06">
              <w:t>h</w:t>
            </w:r>
            <w:r>
              <w:t>2_</w:t>
            </w:r>
            <w:r w:rsidR="00445F06">
              <w:t>db</w:t>
            </w:r>
            <w:r>
              <w:t>link</w:t>
            </w:r>
          </w:p>
          <w:p w14:paraId="5F1B4303" w14:textId="77777777" w:rsidR="0058011D" w:rsidRDefault="0058011D" w:rsidP="0058011D">
            <w:r>
              <w:t>SET</w:t>
            </w:r>
          </w:p>
          <w:p w14:paraId="33E6BFF4" w14:textId="2FBC05DE" w:rsidR="0058011D" w:rsidRDefault="0058011D" w:rsidP="0058011D">
            <w:r>
              <w:t xml:space="preserve">    </w:t>
            </w:r>
            <w:proofErr w:type="spellStart"/>
            <w:r>
              <w:t>DiaChi</w:t>
            </w:r>
            <w:proofErr w:type="spellEnd"/>
            <w:r>
              <w:t xml:space="preserve"> = '200/11</w:t>
            </w:r>
            <w:r>
              <w:rPr>
                <w:spacing w:val="-9"/>
              </w:rPr>
              <w:t xml:space="preserve"> </w:t>
            </w:r>
            <w:r>
              <w:t>Nguyễn</w:t>
            </w:r>
            <w:r>
              <w:rPr>
                <w:spacing w:val="-11"/>
              </w:rPr>
              <w:t xml:space="preserve"> </w:t>
            </w:r>
            <w:r>
              <w:t xml:space="preserve">Văn </w:t>
            </w:r>
            <w:proofErr w:type="spellStart"/>
            <w:r>
              <w:t>Cừ</w:t>
            </w:r>
            <w:proofErr w:type="spellEnd"/>
            <w:r>
              <w:t xml:space="preserve">, Q5, </w:t>
            </w:r>
            <w:proofErr w:type="spellStart"/>
            <w:r>
              <w:t>TpHCM</w:t>
            </w:r>
            <w:proofErr w:type="spellEnd"/>
            <w:r>
              <w:t xml:space="preserve"> '</w:t>
            </w:r>
          </w:p>
          <w:p w14:paraId="365EC2C4" w14:textId="77777777" w:rsidR="0058011D" w:rsidRDefault="0058011D" w:rsidP="0058011D">
            <w:proofErr w:type="gramStart"/>
            <w:r>
              <w:t>WHERE</w:t>
            </w:r>
            <w:proofErr w:type="gramEnd"/>
          </w:p>
          <w:p w14:paraId="50AFF97C" w14:textId="6C62ABD9" w:rsidR="00756E9A" w:rsidRDefault="0058011D" w:rsidP="0058011D">
            <w:r>
              <w:t xml:space="preserve">    </w:t>
            </w:r>
            <w:proofErr w:type="spellStart"/>
            <w:r>
              <w:t>makh</w:t>
            </w:r>
            <w:proofErr w:type="spellEnd"/>
            <w:r>
              <w:t xml:space="preserve"> = 'KH002';</w:t>
            </w:r>
          </w:p>
        </w:tc>
        <w:tc>
          <w:tcPr>
            <w:tcW w:w="991" w:type="dxa"/>
          </w:tcPr>
          <w:p w14:paraId="0A02D92D" w14:textId="77777777" w:rsidR="00756E9A" w:rsidRDefault="00756E9A" w:rsidP="0058011D"/>
        </w:tc>
      </w:tr>
      <w:tr w:rsidR="00756E9A" w14:paraId="6F4133E4" w14:textId="77777777" w:rsidTr="00756E9A">
        <w:tc>
          <w:tcPr>
            <w:tcW w:w="988" w:type="dxa"/>
          </w:tcPr>
          <w:p w14:paraId="305FEABE" w14:textId="011C720F" w:rsidR="00756E9A" w:rsidRDefault="0058011D" w:rsidP="0058011D">
            <w:r>
              <w:t>T3</w:t>
            </w:r>
          </w:p>
        </w:tc>
        <w:tc>
          <w:tcPr>
            <w:tcW w:w="2976" w:type="dxa"/>
          </w:tcPr>
          <w:p w14:paraId="6ABD3A09" w14:textId="4634868C" w:rsidR="00756E9A" w:rsidRDefault="0058011D" w:rsidP="0058011D">
            <w:r>
              <w:t>COMMIT;</w:t>
            </w:r>
          </w:p>
        </w:tc>
        <w:tc>
          <w:tcPr>
            <w:tcW w:w="1134" w:type="dxa"/>
          </w:tcPr>
          <w:p w14:paraId="78686241" w14:textId="77777777" w:rsidR="00756E9A" w:rsidRDefault="00756E9A" w:rsidP="0058011D"/>
        </w:tc>
        <w:tc>
          <w:tcPr>
            <w:tcW w:w="3261" w:type="dxa"/>
          </w:tcPr>
          <w:p w14:paraId="578E4289" w14:textId="77777777" w:rsidR="00756E9A" w:rsidRDefault="00756E9A" w:rsidP="0058011D"/>
        </w:tc>
        <w:tc>
          <w:tcPr>
            <w:tcW w:w="991" w:type="dxa"/>
          </w:tcPr>
          <w:p w14:paraId="079B6368" w14:textId="77777777" w:rsidR="00756E9A" w:rsidRDefault="00756E9A" w:rsidP="0058011D"/>
        </w:tc>
      </w:tr>
      <w:tr w:rsidR="0058011D" w14:paraId="6A06F338" w14:textId="77777777" w:rsidTr="00756E9A">
        <w:tc>
          <w:tcPr>
            <w:tcW w:w="988" w:type="dxa"/>
          </w:tcPr>
          <w:p w14:paraId="710CA7DA" w14:textId="68C857E3" w:rsidR="0058011D" w:rsidRDefault="0058011D" w:rsidP="0058011D">
            <w:r>
              <w:t>T4</w:t>
            </w:r>
          </w:p>
        </w:tc>
        <w:tc>
          <w:tcPr>
            <w:tcW w:w="2976" w:type="dxa"/>
          </w:tcPr>
          <w:p w14:paraId="0D905AF9" w14:textId="77777777" w:rsidR="0058011D" w:rsidRDefault="0058011D" w:rsidP="0058011D"/>
        </w:tc>
        <w:tc>
          <w:tcPr>
            <w:tcW w:w="1134" w:type="dxa"/>
          </w:tcPr>
          <w:p w14:paraId="75FEB0D6" w14:textId="77777777" w:rsidR="0058011D" w:rsidRDefault="0058011D" w:rsidP="0058011D"/>
        </w:tc>
        <w:tc>
          <w:tcPr>
            <w:tcW w:w="3261" w:type="dxa"/>
          </w:tcPr>
          <w:p w14:paraId="46D2EC4A" w14:textId="404CA142" w:rsidR="0058011D" w:rsidRDefault="0058011D" w:rsidP="0058011D">
            <w:r>
              <w:t>COMMIT;</w:t>
            </w:r>
          </w:p>
        </w:tc>
        <w:tc>
          <w:tcPr>
            <w:tcW w:w="991" w:type="dxa"/>
          </w:tcPr>
          <w:p w14:paraId="24BFB81D" w14:textId="77777777" w:rsidR="0058011D" w:rsidRDefault="0058011D" w:rsidP="0058011D"/>
        </w:tc>
      </w:tr>
      <w:tr w:rsidR="0058011D" w14:paraId="4E9D7657" w14:textId="77777777" w:rsidTr="00756E9A">
        <w:tc>
          <w:tcPr>
            <w:tcW w:w="988" w:type="dxa"/>
          </w:tcPr>
          <w:p w14:paraId="291E068E" w14:textId="2A04E23D" w:rsidR="0058011D" w:rsidRDefault="0058011D" w:rsidP="0058011D">
            <w:r>
              <w:t>T5</w:t>
            </w:r>
          </w:p>
        </w:tc>
        <w:tc>
          <w:tcPr>
            <w:tcW w:w="2976" w:type="dxa"/>
          </w:tcPr>
          <w:p w14:paraId="1D44FCD1" w14:textId="77777777" w:rsidR="0058011D" w:rsidRDefault="0058011D" w:rsidP="0058011D">
            <w:r>
              <w:t>SELECT</w:t>
            </w:r>
          </w:p>
          <w:p w14:paraId="7AA38E54" w14:textId="77777777" w:rsidR="0058011D" w:rsidRDefault="0058011D" w:rsidP="0058011D">
            <w:r>
              <w:t xml:space="preserve">    </w:t>
            </w:r>
            <w:proofErr w:type="spellStart"/>
            <w:r>
              <w:t>DiaChi</w:t>
            </w:r>
            <w:proofErr w:type="spellEnd"/>
          </w:p>
          <w:p w14:paraId="6F981364" w14:textId="77777777" w:rsidR="0058011D" w:rsidRDefault="0058011D" w:rsidP="0058011D">
            <w:r>
              <w:t>FROM</w:t>
            </w:r>
          </w:p>
          <w:p w14:paraId="382CCC4E" w14:textId="1D766B77" w:rsidR="0058011D" w:rsidRDefault="0058011D" w:rsidP="0058011D">
            <w:r>
              <w:t xml:space="preserve">    </w:t>
            </w:r>
            <w:r w:rsidR="00445F06">
              <w:t>ch</w:t>
            </w:r>
            <w:r>
              <w:t>2.KHACHHANG</w:t>
            </w:r>
          </w:p>
          <w:p w14:paraId="29A6923F" w14:textId="77777777" w:rsidR="0058011D" w:rsidRDefault="0058011D" w:rsidP="0058011D">
            <w:proofErr w:type="gramStart"/>
            <w:r>
              <w:t>WHERE</w:t>
            </w:r>
            <w:proofErr w:type="gramEnd"/>
          </w:p>
          <w:p w14:paraId="7FEE2CE1" w14:textId="7645406B" w:rsidR="0058011D" w:rsidRDefault="0058011D" w:rsidP="0058011D">
            <w:r>
              <w:t xml:space="preserve">    MaKH = 'KH002';</w:t>
            </w:r>
          </w:p>
        </w:tc>
        <w:tc>
          <w:tcPr>
            <w:tcW w:w="1134" w:type="dxa"/>
          </w:tcPr>
          <w:p w14:paraId="6F3CB5E3" w14:textId="77777777" w:rsidR="0058011D" w:rsidRDefault="0058011D" w:rsidP="0058011D"/>
        </w:tc>
        <w:tc>
          <w:tcPr>
            <w:tcW w:w="3261" w:type="dxa"/>
          </w:tcPr>
          <w:p w14:paraId="07CE08F5" w14:textId="77777777" w:rsidR="0058011D" w:rsidRDefault="0058011D" w:rsidP="0058011D">
            <w:r>
              <w:t>SELECT</w:t>
            </w:r>
          </w:p>
          <w:p w14:paraId="063A4B4A" w14:textId="77777777" w:rsidR="0058011D" w:rsidRDefault="0058011D" w:rsidP="0058011D">
            <w:r>
              <w:t xml:space="preserve">    </w:t>
            </w:r>
            <w:proofErr w:type="spellStart"/>
            <w:r>
              <w:t>DiaChi</w:t>
            </w:r>
            <w:proofErr w:type="spellEnd"/>
          </w:p>
          <w:p w14:paraId="056716C6" w14:textId="77777777" w:rsidR="0058011D" w:rsidRDefault="0058011D" w:rsidP="0058011D">
            <w:r>
              <w:t>FROM</w:t>
            </w:r>
          </w:p>
          <w:p w14:paraId="5EE168F1" w14:textId="576E1038" w:rsidR="0058011D" w:rsidRDefault="0058011D" w:rsidP="0058011D">
            <w:r>
              <w:t xml:space="preserve">    </w:t>
            </w:r>
            <w:r w:rsidR="00445F06">
              <w:t>ch</w:t>
            </w:r>
            <w:r>
              <w:t>2.KHACHHANG@cn2_link</w:t>
            </w:r>
          </w:p>
          <w:p w14:paraId="0883DC8A" w14:textId="77777777" w:rsidR="0058011D" w:rsidRDefault="0058011D" w:rsidP="0058011D">
            <w:proofErr w:type="gramStart"/>
            <w:r>
              <w:t>WHERE</w:t>
            </w:r>
            <w:proofErr w:type="gramEnd"/>
          </w:p>
          <w:p w14:paraId="071AB2F0" w14:textId="45B05EB1" w:rsidR="0058011D" w:rsidRDefault="0058011D" w:rsidP="0058011D">
            <w:r>
              <w:t xml:space="preserve">    MaKH = 'KH002';</w:t>
            </w:r>
          </w:p>
        </w:tc>
        <w:tc>
          <w:tcPr>
            <w:tcW w:w="991" w:type="dxa"/>
          </w:tcPr>
          <w:p w14:paraId="264F6334" w14:textId="77777777" w:rsidR="0058011D" w:rsidRDefault="0058011D" w:rsidP="0058011D"/>
        </w:tc>
      </w:tr>
    </w:tbl>
    <w:p w14:paraId="4570659B" w14:textId="77777777" w:rsidR="00756E9A" w:rsidRPr="00756E9A" w:rsidRDefault="00756E9A" w:rsidP="00756E9A"/>
    <w:p w14:paraId="36D62A90" w14:textId="2579F8D1" w:rsidR="00F23331" w:rsidRDefault="00F23331" w:rsidP="00F23331">
      <w:pPr>
        <w:pStyle w:val="Heading3"/>
      </w:pPr>
      <w:bookmarkStart w:id="22" w:name="_Toc154958898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22"/>
      <w:proofErr w:type="spellEnd"/>
    </w:p>
    <w:p w14:paraId="60A7F76D" w14:textId="205D5664" w:rsidR="0058011D" w:rsidRDefault="0058011D" w:rsidP="0058011D"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(Default isolation level – Read committed) </w:t>
      </w:r>
      <w:proofErr w:type="spellStart"/>
      <w:r>
        <w:t>thành</w:t>
      </w:r>
      <w:proofErr w:type="spellEnd"/>
      <w:r>
        <w:t xml:space="preserve"> Serializable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71A1437F" w14:textId="2FBAB439" w:rsidR="00304620" w:rsidRPr="00304620" w:rsidRDefault="0058011D" w:rsidP="00304620">
      <w:r>
        <w:t xml:space="preserve">SET TRANSACTION ISOLATION LEVEL </w:t>
      </w:r>
      <w:proofErr w:type="gramStart"/>
      <w:r>
        <w:t>SERIALIZABLE;</w:t>
      </w:r>
      <w:proofErr w:type="gramEnd"/>
    </w:p>
    <w:p w14:paraId="66ABAB5B" w14:textId="18721B0E" w:rsidR="00DB7651" w:rsidRDefault="00DB7651" w:rsidP="00DB7651">
      <w:pPr>
        <w:pStyle w:val="Heading2"/>
      </w:pPr>
      <w:bookmarkStart w:id="23" w:name="_Toc154958899"/>
      <w:r>
        <w:t xml:space="preserve">Trường </w:t>
      </w:r>
      <w:proofErr w:type="spellStart"/>
      <w:r>
        <w:t>hợp</w:t>
      </w:r>
      <w:proofErr w:type="spellEnd"/>
      <w:r>
        <w:t xml:space="preserve"> unrepeatable read</w:t>
      </w:r>
      <w:bookmarkEnd w:id="23"/>
    </w:p>
    <w:p w14:paraId="3243C17B" w14:textId="77777777" w:rsidR="00F23331" w:rsidRDefault="00F23331" w:rsidP="00F23331">
      <w:pPr>
        <w:pStyle w:val="Heading3"/>
      </w:pPr>
      <w:bookmarkStart w:id="24" w:name="_Toc15495890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bookmarkEnd w:id="24"/>
      <w:proofErr w:type="spellEnd"/>
    </w:p>
    <w:p w14:paraId="60B3E81A" w14:textId="529A33A8" w:rsidR="006C5173" w:rsidRDefault="006C5173" w:rsidP="006C5173">
      <w:pPr>
        <w:pStyle w:val="BodyText"/>
        <w:spacing w:before="160" w:line="360" w:lineRule="auto"/>
        <w:ind w:right="556"/>
      </w:pPr>
      <w:r>
        <w:t xml:space="preserve">Tại t0, nhân viên A đang xem thông tin của </w:t>
      </w:r>
      <w:proofErr w:type="spellStart"/>
      <w:r w:rsidR="002D5F95">
        <w:rPr>
          <w:lang w:val="en-US"/>
        </w:rPr>
        <w:t>hải</w:t>
      </w:r>
      <w:proofErr w:type="spellEnd"/>
      <w:r w:rsidR="002D5F95">
        <w:rPr>
          <w:lang w:val="en-US"/>
        </w:rPr>
        <w:t xml:space="preserve"> </w:t>
      </w:r>
      <w:proofErr w:type="spellStart"/>
      <w:r w:rsidR="008A49B4">
        <w:rPr>
          <w:lang w:val="en-US"/>
        </w:rPr>
        <w:t>sản</w:t>
      </w:r>
      <w:proofErr w:type="spellEnd"/>
      <w:r>
        <w:t xml:space="preserve"> C. Tại thời điểm này, giá của </w:t>
      </w:r>
      <w:proofErr w:type="spellStart"/>
      <w:r w:rsidR="002D5F95">
        <w:rPr>
          <w:lang w:val="en-US"/>
        </w:rPr>
        <w:t>hải</w:t>
      </w:r>
      <w:proofErr w:type="spellEnd"/>
      <w:r w:rsidR="002D5F95">
        <w:rPr>
          <w:lang w:val="en-US"/>
        </w:rPr>
        <w:t xml:space="preserve"> </w:t>
      </w:r>
      <w:proofErr w:type="spellStart"/>
      <w:r w:rsidR="002D5F95">
        <w:rPr>
          <w:lang w:val="en-US"/>
        </w:rPr>
        <w:t>sản</w:t>
      </w:r>
      <w:proofErr w:type="spellEnd"/>
      <w:r>
        <w:t xml:space="preserve"> C là </w:t>
      </w:r>
      <w:r w:rsidR="002D5F95">
        <w:rPr>
          <w:lang w:val="en-US"/>
        </w:rPr>
        <w:t>7</w:t>
      </w:r>
      <w:r>
        <w:t>00.000 VND.</w:t>
      </w:r>
    </w:p>
    <w:p w14:paraId="70DC25DA" w14:textId="3C33F922" w:rsidR="006C5173" w:rsidRDefault="006C5173" w:rsidP="006C5173">
      <w:pPr>
        <w:pStyle w:val="BodyText"/>
        <w:spacing w:line="362" w:lineRule="auto"/>
        <w:ind w:right="2113"/>
      </w:pPr>
      <w:r>
        <w:t>Tại</w:t>
      </w:r>
      <w:r>
        <w:rPr>
          <w:spacing w:val="-2"/>
        </w:rPr>
        <w:t xml:space="preserve"> </w:t>
      </w:r>
      <w:r>
        <w:t>t1,</w:t>
      </w:r>
      <w:r>
        <w:rPr>
          <w:spacing w:val="-3"/>
        </w:rPr>
        <w:t xml:space="preserve"> </w:t>
      </w:r>
      <w:r>
        <w:t>giám</w:t>
      </w:r>
      <w:r>
        <w:rPr>
          <w:spacing w:val="-3"/>
        </w:rPr>
        <w:t xml:space="preserve"> </w:t>
      </w:r>
      <w:r>
        <w:t>đốc</w:t>
      </w:r>
      <w:r>
        <w:rPr>
          <w:spacing w:val="-3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cập</w:t>
      </w:r>
      <w:r>
        <w:rPr>
          <w:spacing w:val="-2"/>
        </w:rPr>
        <w:t xml:space="preserve"> </w:t>
      </w:r>
      <w:r>
        <w:t>nhật</w:t>
      </w:r>
      <w:r>
        <w:rPr>
          <w:spacing w:val="-2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3"/>
        </w:rPr>
        <w:t xml:space="preserve"> </w:t>
      </w:r>
      <w:r>
        <w:t>thành</w:t>
      </w:r>
      <w:r>
        <w:rPr>
          <w:spacing w:val="-6"/>
        </w:rPr>
        <w:t xml:space="preserve"> </w:t>
      </w:r>
      <w:r w:rsidR="002D5F95" w:rsidRPr="008A49B4">
        <w:t>85</w:t>
      </w:r>
      <w:r>
        <w:t>0.000</w:t>
      </w:r>
      <w:r>
        <w:rPr>
          <w:spacing w:val="-2"/>
        </w:rPr>
        <w:t xml:space="preserve"> </w:t>
      </w:r>
      <w:r>
        <w:t>VND Tại t2, giám đốc B thực hiện thay đổi.</w:t>
      </w:r>
    </w:p>
    <w:p w14:paraId="48A5186D" w14:textId="346F5FBF" w:rsidR="006C5173" w:rsidRDefault="006C5173" w:rsidP="006C5173">
      <w:pPr>
        <w:pStyle w:val="BodyText"/>
        <w:spacing w:line="360" w:lineRule="auto"/>
        <w:ind w:right="532"/>
        <w:jc w:val="both"/>
      </w:pPr>
      <w:r>
        <w:t xml:space="preserve">Tại t3, nhân viên A xem xét lại thông tin của sản phẩm C và nhận thấy rằng giá tiền của sản phẩm C đã tăng thêm </w:t>
      </w:r>
      <w:r w:rsidR="002D5F95" w:rsidRPr="008A49B4">
        <w:t>15</w:t>
      </w:r>
      <w:r>
        <w:t>0.000 VND. Như vậy, hai lần xem thông tin khách hàng trả về hai kết quả khác nhau.</w:t>
      </w:r>
    </w:p>
    <w:p w14:paraId="00A6EDBC" w14:textId="77777777" w:rsidR="006C5173" w:rsidRDefault="006C5173" w:rsidP="006C5173">
      <w:pPr>
        <w:pStyle w:val="BodyText"/>
        <w:spacing w:line="360" w:lineRule="auto"/>
        <w:ind w:right="532"/>
        <w:jc w:val="both"/>
      </w:pPr>
      <w:r>
        <w:t>Nguyên</w:t>
      </w:r>
      <w:r>
        <w:rPr>
          <w:spacing w:val="-4"/>
        </w:rPr>
        <w:t xml:space="preserve"> </w:t>
      </w:r>
      <w:r>
        <w:t>nhân:</w:t>
      </w:r>
      <w:r>
        <w:rPr>
          <w:spacing w:val="-6"/>
        </w:rPr>
        <w:t xml:space="preserve"> </w:t>
      </w:r>
      <w:r>
        <w:t>Khi</w:t>
      </w:r>
      <w:r>
        <w:rPr>
          <w:spacing w:val="-6"/>
        </w:rPr>
        <w:t xml:space="preserve"> </w:t>
      </w:r>
      <w:r>
        <w:t>giao</w:t>
      </w:r>
      <w:r>
        <w:rPr>
          <w:spacing w:val="-6"/>
        </w:rPr>
        <w:t xml:space="preserve"> </w:t>
      </w:r>
      <w:r>
        <w:t>dịch</w:t>
      </w:r>
      <w:r>
        <w:rPr>
          <w:spacing w:val="-6"/>
        </w:rPr>
        <w:t xml:space="preserve"> </w:t>
      </w:r>
      <w:r>
        <w:t>T1</w:t>
      </w:r>
      <w:r>
        <w:rPr>
          <w:spacing w:val="-6"/>
        </w:rPr>
        <w:t xml:space="preserve"> </w:t>
      </w:r>
      <w:r>
        <w:t>đọc</w:t>
      </w:r>
      <w:r>
        <w:rPr>
          <w:spacing w:val="-7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hai</w:t>
      </w:r>
      <w:r>
        <w:rPr>
          <w:spacing w:val="-6"/>
        </w:rPr>
        <w:t xml:space="preserve"> </w:t>
      </w:r>
      <w:r>
        <w:t>lần,</w:t>
      </w:r>
      <w:r>
        <w:rPr>
          <w:spacing w:val="-5"/>
        </w:rPr>
        <w:t xml:space="preserve"> </w:t>
      </w:r>
      <w:r>
        <w:t>giao</w:t>
      </w:r>
      <w:r>
        <w:rPr>
          <w:spacing w:val="-4"/>
        </w:rPr>
        <w:t xml:space="preserve"> </w:t>
      </w:r>
      <w:r>
        <w:t>dịch</w:t>
      </w:r>
      <w:r>
        <w:rPr>
          <w:spacing w:val="-6"/>
        </w:rPr>
        <w:t xml:space="preserve"> </w:t>
      </w:r>
      <w:r>
        <w:t>T2</w:t>
      </w:r>
      <w:r>
        <w:rPr>
          <w:spacing w:val="-4"/>
        </w:rPr>
        <w:t xml:space="preserve"> </w:t>
      </w:r>
      <w:r>
        <w:t>cập</w:t>
      </w:r>
      <w:r>
        <w:rPr>
          <w:spacing w:val="-4"/>
        </w:rPr>
        <w:t xml:space="preserve"> </w:t>
      </w:r>
      <w:r>
        <w:t>nhật</w:t>
      </w:r>
      <w:r>
        <w:rPr>
          <w:spacing w:val="-6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 giữa hai lần đọc.</w:t>
      </w:r>
    </w:p>
    <w:p w14:paraId="25C70FBF" w14:textId="3C077474" w:rsidR="006C5173" w:rsidRDefault="006C5173" w:rsidP="006C5173">
      <w:pPr>
        <w:pStyle w:val="BodyText"/>
        <w:spacing w:line="321" w:lineRule="exact"/>
        <w:jc w:val="both"/>
        <w:rPr>
          <w:spacing w:val="-2"/>
        </w:rPr>
      </w:pPr>
      <w:r>
        <w:lastRenderedPageBreak/>
        <w:t>Như</w:t>
      </w:r>
      <w:r>
        <w:rPr>
          <w:spacing w:val="-8"/>
        </w:rPr>
        <w:t xml:space="preserve"> </w:t>
      </w:r>
      <w:r>
        <w:t>vậy,</w:t>
      </w:r>
      <w:r>
        <w:rPr>
          <w:spacing w:val="-2"/>
        </w:rPr>
        <w:t xml:space="preserve"> </w:t>
      </w:r>
      <w:r>
        <w:t>hai lần đọc</w:t>
      </w:r>
      <w:r>
        <w:rPr>
          <w:spacing w:val="-5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trả</w:t>
      </w:r>
      <w:r>
        <w:rPr>
          <w:spacing w:val="-4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hai</w:t>
      </w:r>
      <w:r>
        <w:rPr>
          <w:spacing w:val="-3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khác</w:t>
      </w:r>
      <w:r>
        <w:rPr>
          <w:spacing w:val="-4"/>
        </w:rPr>
        <w:t xml:space="preserve"> </w:t>
      </w:r>
      <w:r>
        <w:rPr>
          <w:spacing w:val="-2"/>
        </w:rPr>
        <w:t>nhau.</w:t>
      </w:r>
    </w:p>
    <w:p w14:paraId="0B109238" w14:textId="77777777" w:rsidR="00445F06" w:rsidRPr="006C5173" w:rsidRDefault="00445F06" w:rsidP="006C5173">
      <w:pPr>
        <w:pStyle w:val="BodyText"/>
        <w:spacing w:line="321" w:lineRule="exact"/>
        <w:jc w:val="both"/>
      </w:pPr>
    </w:p>
    <w:p w14:paraId="6C625FF7" w14:textId="77777777" w:rsidR="00F23331" w:rsidRDefault="00F23331" w:rsidP="00F23331">
      <w:pPr>
        <w:pStyle w:val="Heading3"/>
      </w:pPr>
      <w:bookmarkStart w:id="25" w:name="_Toc154958901"/>
      <w:r>
        <w:t xml:space="preserve">Minh </w:t>
      </w:r>
      <w:proofErr w:type="spellStart"/>
      <w:r>
        <w:t>họa</w:t>
      </w:r>
      <w:bookmarkEnd w:id="25"/>
      <w:proofErr w:type="spellEnd"/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794"/>
        <w:gridCol w:w="4001"/>
        <w:gridCol w:w="1026"/>
        <w:gridCol w:w="2792"/>
        <w:gridCol w:w="1026"/>
      </w:tblGrid>
      <w:tr w:rsidR="00A11560" w:rsidRPr="00756E9A" w14:paraId="7CF8D970" w14:textId="77777777" w:rsidTr="00D333F4">
        <w:tc>
          <w:tcPr>
            <w:tcW w:w="789" w:type="dxa"/>
            <w:shd w:val="clear" w:color="auto" w:fill="8EAADB" w:themeFill="accent1" w:themeFillTint="99"/>
          </w:tcPr>
          <w:p w14:paraId="338B2F02" w14:textId="79EC04EA" w:rsidR="00304620" w:rsidRPr="00756E9A" w:rsidRDefault="00304620" w:rsidP="00304620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Time</w:t>
            </w:r>
          </w:p>
        </w:tc>
        <w:tc>
          <w:tcPr>
            <w:tcW w:w="4031" w:type="dxa"/>
            <w:shd w:val="clear" w:color="auto" w:fill="8EAADB" w:themeFill="accent1" w:themeFillTint="99"/>
          </w:tcPr>
          <w:p w14:paraId="119C6E3B" w14:textId="77777777" w:rsidR="00304620" w:rsidRPr="00756E9A" w:rsidRDefault="00304620" w:rsidP="00304620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Transaction</w:t>
            </w:r>
          </w:p>
          <w:p w14:paraId="2B5A9A70" w14:textId="0D4D1EFF" w:rsidR="00304620" w:rsidRPr="00756E9A" w:rsidRDefault="00304620" w:rsidP="00304620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T1(Employee A) – C</w:t>
            </w:r>
            <w:r w:rsidR="007C481E">
              <w:rPr>
                <w:b/>
                <w:bCs/>
              </w:rPr>
              <w:t>H</w:t>
            </w:r>
            <w:r w:rsidRPr="00756E9A">
              <w:rPr>
                <w:b/>
                <w:bCs/>
              </w:rPr>
              <w:t>2</w:t>
            </w:r>
          </w:p>
        </w:tc>
        <w:tc>
          <w:tcPr>
            <w:tcW w:w="888" w:type="dxa"/>
            <w:shd w:val="clear" w:color="auto" w:fill="8EAADB" w:themeFill="accent1" w:themeFillTint="99"/>
          </w:tcPr>
          <w:p w14:paraId="4DE38DEF" w14:textId="646D1C9F" w:rsidR="00304620" w:rsidRPr="00756E9A" w:rsidRDefault="00304620" w:rsidP="00304620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 Output</w:t>
            </w:r>
          </w:p>
        </w:tc>
        <w:tc>
          <w:tcPr>
            <w:tcW w:w="2913" w:type="dxa"/>
            <w:shd w:val="clear" w:color="auto" w:fill="8EAADB" w:themeFill="accent1" w:themeFillTint="99"/>
          </w:tcPr>
          <w:p w14:paraId="382D7012" w14:textId="77777777" w:rsidR="00304620" w:rsidRPr="00756E9A" w:rsidRDefault="00304620" w:rsidP="00304620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Transaction</w:t>
            </w:r>
          </w:p>
          <w:p w14:paraId="0DB06F7F" w14:textId="511DD641" w:rsidR="00304620" w:rsidRPr="00756E9A" w:rsidRDefault="00304620" w:rsidP="00304620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T1(Employee B) – C</w:t>
            </w:r>
            <w:r w:rsidR="007C481E">
              <w:rPr>
                <w:b/>
                <w:bCs/>
              </w:rPr>
              <w:t>H</w:t>
            </w:r>
            <w:r w:rsidRPr="00756E9A">
              <w:rPr>
                <w:b/>
                <w:bCs/>
              </w:rPr>
              <w:t>1</w:t>
            </w:r>
          </w:p>
        </w:tc>
        <w:tc>
          <w:tcPr>
            <w:tcW w:w="1018" w:type="dxa"/>
            <w:shd w:val="clear" w:color="auto" w:fill="8EAADB" w:themeFill="accent1" w:themeFillTint="99"/>
          </w:tcPr>
          <w:p w14:paraId="44B20865" w14:textId="21A6B3D3" w:rsidR="00304620" w:rsidRPr="00756E9A" w:rsidRDefault="00304620" w:rsidP="00304620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T2 Output</w:t>
            </w:r>
          </w:p>
        </w:tc>
      </w:tr>
      <w:tr w:rsidR="002D5F95" w14:paraId="74D2E640" w14:textId="77777777" w:rsidTr="00D333F4">
        <w:tc>
          <w:tcPr>
            <w:tcW w:w="789" w:type="dxa"/>
          </w:tcPr>
          <w:p w14:paraId="71BA9A37" w14:textId="1EB95B1A" w:rsidR="00304620" w:rsidRDefault="00304620" w:rsidP="00304620">
            <w:pPr>
              <w:jc w:val="center"/>
            </w:pPr>
            <w:r>
              <w:t>t0</w:t>
            </w:r>
          </w:p>
        </w:tc>
        <w:tc>
          <w:tcPr>
            <w:tcW w:w="4031" w:type="dxa"/>
          </w:tcPr>
          <w:p w14:paraId="4869E1C3" w14:textId="77777777" w:rsidR="00304620" w:rsidRDefault="00304620" w:rsidP="00304620">
            <w:pPr>
              <w:jc w:val="both"/>
            </w:pPr>
            <w:r>
              <w:t>SET</w:t>
            </w:r>
          </w:p>
          <w:p w14:paraId="2106CD49" w14:textId="77777777" w:rsidR="00304620" w:rsidRDefault="00304620" w:rsidP="00304620">
            <w:pPr>
              <w:jc w:val="both"/>
            </w:pPr>
            <w:r>
              <w:t>SERVEROUTPUT</w:t>
            </w:r>
          </w:p>
          <w:p w14:paraId="1CFE1C06" w14:textId="77777777" w:rsidR="00304620" w:rsidRDefault="00304620" w:rsidP="00304620">
            <w:pPr>
              <w:jc w:val="both"/>
            </w:pPr>
            <w:proofErr w:type="gramStart"/>
            <w:r>
              <w:t>ON;</w:t>
            </w:r>
            <w:proofErr w:type="gramEnd"/>
          </w:p>
          <w:p w14:paraId="5B85D5FD" w14:textId="0E4AF2B9" w:rsidR="00304620" w:rsidRDefault="007C481E" w:rsidP="00304620">
            <w:pPr>
              <w:jc w:val="both"/>
            </w:pPr>
            <w:r>
              <w:t>begin</w:t>
            </w:r>
          </w:p>
          <w:p w14:paraId="386F3383" w14:textId="47B8CE05" w:rsidR="00304620" w:rsidRDefault="00445F06" w:rsidP="00304620">
            <w:pPr>
              <w:jc w:val="both"/>
            </w:pPr>
            <w:r>
              <w:t>ch</w:t>
            </w:r>
            <w:r w:rsidR="00304620">
              <w:t>2.</w:t>
            </w:r>
            <w:r w:rsidR="00D333F4" w:rsidRPr="00D333F4">
              <w:t xml:space="preserve">XEM_THONGTIN_HAISAN </w:t>
            </w:r>
            <w:r w:rsidR="00304620">
              <w:t>(</w:t>
            </w:r>
            <w:r w:rsidR="00210A3D">
              <w:t>'</w:t>
            </w:r>
            <w:r w:rsidR="00304620">
              <w:t>HS001</w:t>
            </w:r>
            <w:r w:rsidR="00210A3D">
              <w:t>'</w:t>
            </w:r>
            <w:proofErr w:type="gramStart"/>
            <w:r w:rsidR="00304620">
              <w:t>);</w:t>
            </w:r>
            <w:proofErr w:type="gramEnd"/>
          </w:p>
          <w:p w14:paraId="163A93E9" w14:textId="30B228DC" w:rsidR="007C481E" w:rsidRDefault="007C481E" w:rsidP="00304620">
            <w:pPr>
              <w:jc w:val="both"/>
            </w:pPr>
            <w:proofErr w:type="gramStart"/>
            <w:r>
              <w:t>end;</w:t>
            </w:r>
            <w:proofErr w:type="gramEnd"/>
          </w:p>
          <w:p w14:paraId="5F646BDE" w14:textId="2A8B1D7C" w:rsidR="007C481E" w:rsidRDefault="007C481E" w:rsidP="00304620">
            <w:pPr>
              <w:jc w:val="both"/>
            </w:pPr>
            <w:r>
              <w:t>/</w:t>
            </w:r>
          </w:p>
          <w:p w14:paraId="273E4920" w14:textId="07252FD9" w:rsidR="00304620" w:rsidRDefault="00304620" w:rsidP="00304620"/>
        </w:tc>
        <w:tc>
          <w:tcPr>
            <w:tcW w:w="888" w:type="dxa"/>
          </w:tcPr>
          <w:p w14:paraId="1B882718" w14:textId="77777777" w:rsidR="00304620" w:rsidRDefault="00304620" w:rsidP="00304620">
            <w:pPr>
              <w:jc w:val="center"/>
            </w:pPr>
          </w:p>
        </w:tc>
        <w:tc>
          <w:tcPr>
            <w:tcW w:w="2913" w:type="dxa"/>
          </w:tcPr>
          <w:p w14:paraId="3FCD16FE" w14:textId="3AA9A416" w:rsidR="00304620" w:rsidRDefault="00304620" w:rsidP="00304620">
            <w:pPr>
              <w:jc w:val="center"/>
            </w:pPr>
          </w:p>
        </w:tc>
        <w:tc>
          <w:tcPr>
            <w:tcW w:w="1018" w:type="dxa"/>
          </w:tcPr>
          <w:p w14:paraId="39F7DC80" w14:textId="77777777" w:rsidR="00304620" w:rsidRDefault="00304620" w:rsidP="00304620">
            <w:pPr>
              <w:jc w:val="center"/>
            </w:pPr>
          </w:p>
        </w:tc>
      </w:tr>
      <w:tr w:rsidR="002D5F95" w14:paraId="792ADFDE" w14:textId="77777777" w:rsidTr="00D333F4">
        <w:tc>
          <w:tcPr>
            <w:tcW w:w="789" w:type="dxa"/>
          </w:tcPr>
          <w:p w14:paraId="59D81797" w14:textId="7CA04B23" w:rsidR="00304620" w:rsidRDefault="00304620" w:rsidP="00304620">
            <w:pPr>
              <w:jc w:val="center"/>
            </w:pPr>
            <w:r>
              <w:t>t1</w:t>
            </w:r>
          </w:p>
        </w:tc>
        <w:tc>
          <w:tcPr>
            <w:tcW w:w="4031" w:type="dxa"/>
          </w:tcPr>
          <w:p w14:paraId="6A2E064F" w14:textId="2C6F7753" w:rsidR="00304620" w:rsidRDefault="00304620" w:rsidP="00304620"/>
        </w:tc>
        <w:tc>
          <w:tcPr>
            <w:tcW w:w="888" w:type="dxa"/>
          </w:tcPr>
          <w:p w14:paraId="02B503B5" w14:textId="77777777" w:rsidR="00304620" w:rsidRDefault="00304620" w:rsidP="00304620"/>
        </w:tc>
        <w:tc>
          <w:tcPr>
            <w:tcW w:w="2913" w:type="dxa"/>
          </w:tcPr>
          <w:p w14:paraId="4B417D80" w14:textId="6BC4F4C2" w:rsidR="00304620" w:rsidRDefault="007C481E" w:rsidP="00304620">
            <w:r>
              <w:t>Begin</w:t>
            </w:r>
          </w:p>
          <w:p w14:paraId="2A7862E1" w14:textId="348EED63" w:rsidR="00304620" w:rsidRDefault="00304620" w:rsidP="00304620">
            <w:proofErr w:type="spellStart"/>
            <w:proofErr w:type="gramStart"/>
            <w:r w:rsidRPr="00304620">
              <w:t>CapNhatGia</w:t>
            </w:r>
            <w:proofErr w:type="spellEnd"/>
            <w:r>
              <w:t>(</w:t>
            </w:r>
            <w:proofErr w:type="gramEnd"/>
            <w:r w:rsidR="002D5F95">
              <w:t>85</w:t>
            </w:r>
            <w:r>
              <w:t>0,</w:t>
            </w:r>
            <w:r w:rsidR="00210A3D">
              <w:t xml:space="preserve"> '</w:t>
            </w:r>
            <w:r>
              <w:t>HS001</w:t>
            </w:r>
            <w:r w:rsidR="00210A3D">
              <w:t>'</w:t>
            </w:r>
            <w:r>
              <w:t>);</w:t>
            </w:r>
          </w:p>
          <w:p w14:paraId="474820F6" w14:textId="39719279" w:rsidR="007C481E" w:rsidRDefault="007C481E" w:rsidP="00304620">
            <w:proofErr w:type="gramStart"/>
            <w:r>
              <w:t>End;</w:t>
            </w:r>
            <w:proofErr w:type="gramEnd"/>
          </w:p>
          <w:p w14:paraId="6CFAF36E" w14:textId="7259ADF5" w:rsidR="007C481E" w:rsidRDefault="007C481E" w:rsidP="00304620">
            <w:r>
              <w:t>/</w:t>
            </w:r>
          </w:p>
          <w:p w14:paraId="755BE5A8" w14:textId="14479162" w:rsidR="00304620" w:rsidRDefault="00304620" w:rsidP="00304620"/>
        </w:tc>
        <w:tc>
          <w:tcPr>
            <w:tcW w:w="1018" w:type="dxa"/>
          </w:tcPr>
          <w:p w14:paraId="618652FF" w14:textId="77777777" w:rsidR="00304620" w:rsidRDefault="00304620" w:rsidP="00304620"/>
        </w:tc>
      </w:tr>
      <w:tr w:rsidR="002D5F95" w14:paraId="7921990B" w14:textId="77777777" w:rsidTr="00D333F4">
        <w:tc>
          <w:tcPr>
            <w:tcW w:w="789" w:type="dxa"/>
          </w:tcPr>
          <w:p w14:paraId="7CDB42AD" w14:textId="453FF32A" w:rsidR="00304620" w:rsidRDefault="00304620" w:rsidP="00304620">
            <w:r>
              <w:t>T2</w:t>
            </w:r>
          </w:p>
        </w:tc>
        <w:tc>
          <w:tcPr>
            <w:tcW w:w="4031" w:type="dxa"/>
          </w:tcPr>
          <w:p w14:paraId="0299F0F2" w14:textId="77777777" w:rsidR="00304620" w:rsidRDefault="00304620" w:rsidP="00304620"/>
        </w:tc>
        <w:tc>
          <w:tcPr>
            <w:tcW w:w="888" w:type="dxa"/>
          </w:tcPr>
          <w:p w14:paraId="66BD1E65" w14:textId="77777777" w:rsidR="00304620" w:rsidRDefault="00304620" w:rsidP="00304620"/>
        </w:tc>
        <w:tc>
          <w:tcPr>
            <w:tcW w:w="2913" w:type="dxa"/>
          </w:tcPr>
          <w:p w14:paraId="141B953B" w14:textId="2D22559B" w:rsidR="00304620" w:rsidRDefault="00304620" w:rsidP="00304620">
            <w:r>
              <w:t>COMMIT;</w:t>
            </w:r>
          </w:p>
        </w:tc>
        <w:tc>
          <w:tcPr>
            <w:tcW w:w="1018" w:type="dxa"/>
          </w:tcPr>
          <w:p w14:paraId="0138BFC5" w14:textId="77777777" w:rsidR="00304620" w:rsidRDefault="00304620" w:rsidP="00304620"/>
        </w:tc>
      </w:tr>
      <w:tr w:rsidR="002D5F95" w14:paraId="661EBDF7" w14:textId="77777777" w:rsidTr="00D333F4">
        <w:tc>
          <w:tcPr>
            <w:tcW w:w="789" w:type="dxa"/>
          </w:tcPr>
          <w:p w14:paraId="18F928D8" w14:textId="0479F463" w:rsidR="00304620" w:rsidRDefault="00304620" w:rsidP="00304620">
            <w:r>
              <w:t>T3</w:t>
            </w:r>
          </w:p>
        </w:tc>
        <w:tc>
          <w:tcPr>
            <w:tcW w:w="4031" w:type="dxa"/>
          </w:tcPr>
          <w:p w14:paraId="375410DB" w14:textId="77777777" w:rsidR="002D5F95" w:rsidRDefault="002D5F95" w:rsidP="002D5F95">
            <w:pPr>
              <w:jc w:val="both"/>
            </w:pPr>
            <w:r>
              <w:t>SET</w:t>
            </w:r>
          </w:p>
          <w:p w14:paraId="2F17696B" w14:textId="77777777" w:rsidR="002D5F95" w:rsidRDefault="002D5F95" w:rsidP="002D5F95">
            <w:pPr>
              <w:jc w:val="both"/>
            </w:pPr>
            <w:r>
              <w:t>SERVEROUTPUT</w:t>
            </w:r>
          </w:p>
          <w:p w14:paraId="3033E8C4" w14:textId="77777777" w:rsidR="002D5F95" w:rsidRDefault="002D5F95" w:rsidP="002D5F95">
            <w:pPr>
              <w:jc w:val="both"/>
            </w:pPr>
            <w:proofErr w:type="gramStart"/>
            <w:r>
              <w:t>ON;</w:t>
            </w:r>
            <w:proofErr w:type="gramEnd"/>
          </w:p>
          <w:p w14:paraId="52757833" w14:textId="7474B8CF" w:rsidR="002D5F95" w:rsidRDefault="007C481E" w:rsidP="002D5F95">
            <w:pPr>
              <w:jc w:val="both"/>
            </w:pPr>
            <w:r>
              <w:t>begin</w:t>
            </w:r>
          </w:p>
          <w:p w14:paraId="7F9123ED" w14:textId="01EBCE67" w:rsidR="002D5F95" w:rsidRDefault="00445F06" w:rsidP="002D5F95">
            <w:pPr>
              <w:jc w:val="both"/>
            </w:pPr>
            <w:r>
              <w:t>ch</w:t>
            </w:r>
            <w:r w:rsidR="002D5F95">
              <w:t>2.</w:t>
            </w:r>
            <w:r w:rsidR="002D5F95" w:rsidRPr="00D333F4">
              <w:t xml:space="preserve">XEM_THONGTIN_HAISAN </w:t>
            </w:r>
            <w:r w:rsidR="002D5F95">
              <w:t>(</w:t>
            </w:r>
            <w:r w:rsidR="00210A3D">
              <w:t>'</w:t>
            </w:r>
            <w:r w:rsidR="002D5F95">
              <w:t>HS001</w:t>
            </w:r>
            <w:r w:rsidR="00210A3D">
              <w:t>'</w:t>
            </w:r>
            <w:proofErr w:type="gramStart"/>
            <w:r w:rsidR="002D5F95">
              <w:t>);</w:t>
            </w:r>
            <w:proofErr w:type="gramEnd"/>
          </w:p>
          <w:p w14:paraId="63BF67E8" w14:textId="73BD4C3F" w:rsidR="007C481E" w:rsidRDefault="007C481E" w:rsidP="002D5F95">
            <w:pPr>
              <w:jc w:val="both"/>
            </w:pPr>
            <w:proofErr w:type="gramStart"/>
            <w:r>
              <w:t>end;</w:t>
            </w:r>
            <w:proofErr w:type="gramEnd"/>
          </w:p>
          <w:p w14:paraId="185E83B3" w14:textId="7CEF219F" w:rsidR="007C481E" w:rsidRDefault="007C481E" w:rsidP="002D5F95">
            <w:pPr>
              <w:jc w:val="both"/>
            </w:pPr>
            <w:r>
              <w:t>/</w:t>
            </w:r>
          </w:p>
          <w:p w14:paraId="29A0B06D" w14:textId="30A79DAF" w:rsidR="00304620" w:rsidRDefault="00304620" w:rsidP="00304620"/>
        </w:tc>
        <w:tc>
          <w:tcPr>
            <w:tcW w:w="888" w:type="dxa"/>
          </w:tcPr>
          <w:p w14:paraId="149D03CB" w14:textId="77777777" w:rsidR="00304620" w:rsidRDefault="00304620" w:rsidP="00304620"/>
        </w:tc>
        <w:tc>
          <w:tcPr>
            <w:tcW w:w="2913" w:type="dxa"/>
          </w:tcPr>
          <w:p w14:paraId="66A72D14" w14:textId="77777777" w:rsidR="00304620" w:rsidRDefault="00304620" w:rsidP="00304620"/>
        </w:tc>
        <w:tc>
          <w:tcPr>
            <w:tcW w:w="1018" w:type="dxa"/>
          </w:tcPr>
          <w:p w14:paraId="36794A28" w14:textId="77777777" w:rsidR="00304620" w:rsidRDefault="00304620" w:rsidP="00304620"/>
        </w:tc>
      </w:tr>
    </w:tbl>
    <w:p w14:paraId="1DFE2DEC" w14:textId="77777777" w:rsidR="006C5173" w:rsidRDefault="006C5173" w:rsidP="006C5173"/>
    <w:p w14:paraId="13E8C0DA" w14:textId="77777777" w:rsidR="00304620" w:rsidRPr="006C5173" w:rsidRDefault="00304620" w:rsidP="006C5173"/>
    <w:p w14:paraId="0418460B" w14:textId="6ED64251" w:rsidR="00F23331" w:rsidRDefault="00F23331" w:rsidP="00F23331">
      <w:pPr>
        <w:pStyle w:val="Heading3"/>
      </w:pPr>
      <w:bookmarkStart w:id="26" w:name="_Toc154958902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26"/>
      <w:proofErr w:type="spellEnd"/>
    </w:p>
    <w:p w14:paraId="401040EA" w14:textId="77777777" w:rsidR="00304620" w:rsidRDefault="00304620" w:rsidP="00304620">
      <w:pPr>
        <w:pStyle w:val="BodyText"/>
        <w:spacing w:before="160" w:line="360" w:lineRule="auto"/>
      </w:pPr>
      <w:r>
        <w:t>Thay đổi mức cô lập mặc định (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isolation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–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) thành </w:t>
      </w:r>
      <w:proofErr w:type="spellStart"/>
      <w:r>
        <w:t>Serializable</w:t>
      </w:r>
      <w:proofErr w:type="spellEnd"/>
      <w:r>
        <w:t xml:space="preserve"> bằng cách thực hiện câu lệnh:</w:t>
      </w:r>
    </w:p>
    <w:p w14:paraId="256F760B" w14:textId="633B24E3" w:rsidR="00304620" w:rsidRPr="00304620" w:rsidRDefault="00304620" w:rsidP="00304620">
      <w:r>
        <w:t>SET</w:t>
      </w:r>
      <w:r>
        <w:rPr>
          <w:spacing w:val="-10"/>
        </w:rPr>
        <w:t xml:space="preserve"> </w:t>
      </w:r>
      <w:r>
        <w:t>TRANSACTION</w:t>
      </w:r>
      <w:r>
        <w:rPr>
          <w:spacing w:val="-5"/>
        </w:rPr>
        <w:t xml:space="preserve"> </w:t>
      </w:r>
      <w:r>
        <w:t>ISOLATION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SERIALIZABLE;</w:t>
      </w:r>
      <w:proofErr w:type="gramEnd"/>
    </w:p>
    <w:p w14:paraId="35DDBA29" w14:textId="33F1C3AD" w:rsidR="00DB7651" w:rsidRDefault="00DB7651" w:rsidP="00DB7651">
      <w:pPr>
        <w:pStyle w:val="Heading2"/>
      </w:pPr>
      <w:bookmarkStart w:id="27" w:name="_Toc154958903"/>
      <w:r>
        <w:lastRenderedPageBreak/>
        <w:t xml:space="preserve">Trường </w:t>
      </w:r>
      <w:proofErr w:type="spellStart"/>
      <w:r>
        <w:t>hợp</w:t>
      </w:r>
      <w:proofErr w:type="spellEnd"/>
      <w:r>
        <w:t xml:space="preserve"> phantom </w:t>
      </w:r>
      <w:proofErr w:type="gramStart"/>
      <w:r>
        <w:t>read</w:t>
      </w:r>
      <w:bookmarkEnd w:id="27"/>
      <w:proofErr w:type="gramEnd"/>
    </w:p>
    <w:p w14:paraId="61C2E7BB" w14:textId="77777777" w:rsidR="00F23331" w:rsidRDefault="00F23331" w:rsidP="00F23331">
      <w:pPr>
        <w:pStyle w:val="Heading3"/>
      </w:pPr>
      <w:bookmarkStart w:id="28" w:name="_Toc154958904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bookmarkEnd w:id="28"/>
      <w:proofErr w:type="spellEnd"/>
    </w:p>
    <w:p w14:paraId="6588458B" w14:textId="136ADCEF" w:rsidR="00304620" w:rsidRDefault="00304620" w:rsidP="00304620">
      <w:proofErr w:type="spellStart"/>
      <w:r>
        <w:t>Tại</w:t>
      </w:r>
      <w:proofErr w:type="spellEnd"/>
      <w:r>
        <w:t xml:space="preserve"> t0,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A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C. </w:t>
      </w:r>
    </w:p>
    <w:p w14:paraId="37E0E087" w14:textId="2E6B8AD2" w:rsidR="00304620" w:rsidRDefault="00304620" w:rsidP="00304620">
      <w:proofErr w:type="spellStart"/>
      <w:r>
        <w:t>Tại</w:t>
      </w:r>
      <w:proofErr w:type="spellEnd"/>
      <w:r>
        <w:t xml:space="preserve"> t2,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B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C.</w:t>
      </w:r>
    </w:p>
    <w:p w14:paraId="49127E9F" w14:textId="3FCACF23" w:rsidR="00304620" w:rsidRDefault="00304620" w:rsidP="00304620">
      <w:proofErr w:type="spellStart"/>
      <w:r>
        <w:t>Tại</w:t>
      </w:r>
      <w:proofErr w:type="spellEnd"/>
      <w:r>
        <w:t xml:space="preserve"> t3,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C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>.</w:t>
      </w:r>
    </w:p>
    <w:p w14:paraId="7455D621" w14:textId="659082F6" w:rsidR="00304620" w:rsidRPr="00304620" w:rsidRDefault="00304620" w:rsidP="00304620">
      <w:r>
        <w:t xml:space="preserve">Nguyên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Phantom Read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Transaction T2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Transaction T1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.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do Transaction T1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D40E4DA" w14:textId="77777777" w:rsidR="00F23331" w:rsidRDefault="00F23331" w:rsidP="00F23331">
      <w:pPr>
        <w:pStyle w:val="Heading3"/>
      </w:pPr>
      <w:bookmarkStart w:id="29" w:name="_Toc154958905"/>
      <w:r>
        <w:t xml:space="preserve">Minh </w:t>
      </w:r>
      <w:proofErr w:type="spellStart"/>
      <w:r>
        <w:t>họa</w:t>
      </w:r>
      <w:bookmarkEnd w:id="2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4"/>
        <w:gridCol w:w="3936"/>
        <w:gridCol w:w="1031"/>
        <w:gridCol w:w="2553"/>
        <w:gridCol w:w="1026"/>
      </w:tblGrid>
      <w:tr w:rsidR="00D333F4" w:rsidRPr="00756E9A" w14:paraId="0C00384E" w14:textId="77777777" w:rsidTr="00D333F4">
        <w:tc>
          <w:tcPr>
            <w:tcW w:w="804" w:type="dxa"/>
            <w:shd w:val="clear" w:color="auto" w:fill="8EAADB" w:themeFill="accent1" w:themeFillTint="99"/>
          </w:tcPr>
          <w:p w14:paraId="1DA6AAD2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Time</w:t>
            </w:r>
          </w:p>
        </w:tc>
        <w:tc>
          <w:tcPr>
            <w:tcW w:w="3936" w:type="dxa"/>
            <w:shd w:val="clear" w:color="auto" w:fill="8EAADB" w:themeFill="accent1" w:themeFillTint="99"/>
          </w:tcPr>
          <w:p w14:paraId="1DF408E4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Transaction</w:t>
            </w:r>
          </w:p>
          <w:p w14:paraId="3605DB0F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T1(Employee A) – CN2</w:t>
            </w:r>
          </w:p>
        </w:tc>
        <w:tc>
          <w:tcPr>
            <w:tcW w:w="1031" w:type="dxa"/>
            <w:shd w:val="clear" w:color="auto" w:fill="8EAADB" w:themeFill="accent1" w:themeFillTint="99"/>
          </w:tcPr>
          <w:p w14:paraId="19B1AC30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 Output</w:t>
            </w:r>
          </w:p>
        </w:tc>
        <w:tc>
          <w:tcPr>
            <w:tcW w:w="2553" w:type="dxa"/>
            <w:shd w:val="clear" w:color="auto" w:fill="8EAADB" w:themeFill="accent1" w:themeFillTint="99"/>
          </w:tcPr>
          <w:p w14:paraId="502769D4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Transaction</w:t>
            </w:r>
          </w:p>
          <w:p w14:paraId="1313D34B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T1(Employee B) – CN1</w:t>
            </w:r>
          </w:p>
        </w:tc>
        <w:tc>
          <w:tcPr>
            <w:tcW w:w="1026" w:type="dxa"/>
            <w:shd w:val="clear" w:color="auto" w:fill="8EAADB" w:themeFill="accent1" w:themeFillTint="99"/>
          </w:tcPr>
          <w:p w14:paraId="7A9D9F96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T2 Output</w:t>
            </w:r>
          </w:p>
        </w:tc>
      </w:tr>
      <w:tr w:rsidR="00D333F4" w14:paraId="0DC186EB" w14:textId="77777777" w:rsidTr="00D333F4">
        <w:tc>
          <w:tcPr>
            <w:tcW w:w="804" w:type="dxa"/>
          </w:tcPr>
          <w:p w14:paraId="7F7CB0B8" w14:textId="77777777" w:rsidR="00D333F4" w:rsidRDefault="00D333F4" w:rsidP="00D333F4">
            <w:pPr>
              <w:jc w:val="center"/>
            </w:pPr>
            <w:r>
              <w:t>t0</w:t>
            </w:r>
          </w:p>
        </w:tc>
        <w:tc>
          <w:tcPr>
            <w:tcW w:w="3936" w:type="dxa"/>
          </w:tcPr>
          <w:p w14:paraId="6182274A" w14:textId="77777777" w:rsidR="00D333F4" w:rsidRDefault="00D333F4" w:rsidP="00D333F4">
            <w:pPr>
              <w:jc w:val="both"/>
            </w:pPr>
            <w:r>
              <w:t>SET</w:t>
            </w:r>
          </w:p>
          <w:p w14:paraId="592A38A5" w14:textId="77777777" w:rsidR="00D333F4" w:rsidRDefault="00D333F4" w:rsidP="00D333F4">
            <w:pPr>
              <w:jc w:val="both"/>
            </w:pPr>
            <w:r>
              <w:t>SERVEROUTPUT</w:t>
            </w:r>
          </w:p>
          <w:p w14:paraId="43CBE7F6" w14:textId="77777777" w:rsidR="00D333F4" w:rsidRDefault="00D333F4" w:rsidP="00D333F4">
            <w:pPr>
              <w:jc w:val="both"/>
            </w:pPr>
            <w:proofErr w:type="gramStart"/>
            <w:r>
              <w:t>ON;</w:t>
            </w:r>
            <w:proofErr w:type="gramEnd"/>
          </w:p>
          <w:p w14:paraId="008E8FEE" w14:textId="77777777" w:rsidR="00D333F4" w:rsidRDefault="00D333F4" w:rsidP="00D333F4">
            <w:pPr>
              <w:jc w:val="both"/>
            </w:pPr>
            <w:r>
              <w:t>BEGIN</w:t>
            </w:r>
          </w:p>
          <w:p w14:paraId="78343C7A" w14:textId="1BD099A5" w:rsidR="00D333F4" w:rsidRDefault="00445F06" w:rsidP="00D333F4">
            <w:pPr>
              <w:jc w:val="both"/>
            </w:pPr>
            <w:r>
              <w:t>ch</w:t>
            </w:r>
            <w:r w:rsidR="00D333F4">
              <w:t>2.</w:t>
            </w:r>
            <w:r w:rsidR="00D333F4" w:rsidRPr="00D333F4">
              <w:t xml:space="preserve">XEM_THONGTIN_HAISAN </w:t>
            </w:r>
            <w:r w:rsidR="00D333F4">
              <w:t>(</w:t>
            </w:r>
            <w:r w:rsidR="00210A3D">
              <w:t>'</w:t>
            </w:r>
            <w:r w:rsidR="00D333F4">
              <w:t>HS001</w:t>
            </w:r>
            <w:r w:rsidR="00210A3D">
              <w:t>'</w:t>
            </w:r>
            <w:proofErr w:type="gramStart"/>
            <w:r w:rsidR="00D333F4">
              <w:t>);</w:t>
            </w:r>
            <w:proofErr w:type="gramEnd"/>
          </w:p>
          <w:p w14:paraId="171109C5" w14:textId="77777777" w:rsidR="00D333F4" w:rsidRDefault="00D333F4" w:rsidP="00D333F4">
            <w:proofErr w:type="gramStart"/>
            <w:r>
              <w:t>END;</w:t>
            </w:r>
            <w:proofErr w:type="gramEnd"/>
          </w:p>
          <w:p w14:paraId="217FB188" w14:textId="03B09739" w:rsidR="00445F06" w:rsidRDefault="00445F06" w:rsidP="00D333F4">
            <w:r>
              <w:t>/</w:t>
            </w:r>
          </w:p>
        </w:tc>
        <w:tc>
          <w:tcPr>
            <w:tcW w:w="1031" w:type="dxa"/>
          </w:tcPr>
          <w:p w14:paraId="3ACA7A3C" w14:textId="77777777" w:rsidR="00D333F4" w:rsidRDefault="00D333F4" w:rsidP="00D333F4">
            <w:pPr>
              <w:jc w:val="center"/>
            </w:pPr>
          </w:p>
        </w:tc>
        <w:tc>
          <w:tcPr>
            <w:tcW w:w="2553" w:type="dxa"/>
          </w:tcPr>
          <w:p w14:paraId="04C022BF" w14:textId="77777777" w:rsidR="00D333F4" w:rsidRDefault="00D333F4" w:rsidP="00D333F4">
            <w:pPr>
              <w:jc w:val="center"/>
            </w:pPr>
          </w:p>
        </w:tc>
        <w:tc>
          <w:tcPr>
            <w:tcW w:w="1026" w:type="dxa"/>
          </w:tcPr>
          <w:p w14:paraId="5A01AFC9" w14:textId="77777777" w:rsidR="00D333F4" w:rsidRDefault="00D333F4" w:rsidP="00D333F4">
            <w:pPr>
              <w:jc w:val="center"/>
            </w:pPr>
          </w:p>
        </w:tc>
      </w:tr>
      <w:tr w:rsidR="00D333F4" w14:paraId="5E50FB00" w14:textId="77777777" w:rsidTr="00D333F4">
        <w:tc>
          <w:tcPr>
            <w:tcW w:w="804" w:type="dxa"/>
          </w:tcPr>
          <w:p w14:paraId="54619121" w14:textId="77777777" w:rsidR="00D333F4" w:rsidRDefault="00D333F4" w:rsidP="00D333F4">
            <w:pPr>
              <w:jc w:val="center"/>
            </w:pPr>
            <w:r>
              <w:t>t1</w:t>
            </w:r>
          </w:p>
        </w:tc>
        <w:tc>
          <w:tcPr>
            <w:tcW w:w="3936" w:type="dxa"/>
          </w:tcPr>
          <w:p w14:paraId="3E097BD3" w14:textId="77777777" w:rsidR="00D333F4" w:rsidRDefault="00D333F4" w:rsidP="00D333F4"/>
        </w:tc>
        <w:tc>
          <w:tcPr>
            <w:tcW w:w="1031" w:type="dxa"/>
          </w:tcPr>
          <w:p w14:paraId="0CE02985" w14:textId="77777777" w:rsidR="00D333F4" w:rsidRDefault="00D333F4" w:rsidP="00D333F4"/>
        </w:tc>
        <w:tc>
          <w:tcPr>
            <w:tcW w:w="2553" w:type="dxa"/>
          </w:tcPr>
          <w:p w14:paraId="0EA57AF5" w14:textId="77777777" w:rsidR="00D333F4" w:rsidRDefault="00D333F4" w:rsidP="00D333F4">
            <w:r>
              <w:t>BEGIN</w:t>
            </w:r>
          </w:p>
          <w:p w14:paraId="7D6ABFD9" w14:textId="3BA385AB" w:rsidR="00D333F4" w:rsidRDefault="00445F06" w:rsidP="00D333F4">
            <w:r>
              <w:t>ch</w:t>
            </w:r>
            <w:r w:rsidR="00D333F4">
              <w:t>2.</w:t>
            </w:r>
            <w:r w:rsidR="00D333F4" w:rsidRPr="00D333F4">
              <w:t xml:space="preserve">XOA_HAISAN </w:t>
            </w:r>
            <w:r w:rsidR="00D333F4">
              <w:t>(</w:t>
            </w:r>
            <w:r w:rsidR="00210A3D">
              <w:t>'</w:t>
            </w:r>
            <w:r w:rsidR="00D333F4">
              <w:t>HS001</w:t>
            </w:r>
            <w:r w:rsidR="00210A3D">
              <w:t>'</w:t>
            </w:r>
            <w:proofErr w:type="gramStart"/>
            <w:r w:rsidR="00D333F4">
              <w:t>);</w:t>
            </w:r>
            <w:proofErr w:type="gramEnd"/>
          </w:p>
          <w:p w14:paraId="0CCB67B8" w14:textId="77777777" w:rsidR="00D333F4" w:rsidRDefault="00D333F4" w:rsidP="00D333F4">
            <w:proofErr w:type="gramStart"/>
            <w:r>
              <w:t>END;</w:t>
            </w:r>
            <w:proofErr w:type="gramEnd"/>
          </w:p>
          <w:p w14:paraId="034EE68A" w14:textId="7256BFDA" w:rsidR="00445F06" w:rsidRDefault="00445F06" w:rsidP="00D333F4">
            <w:r>
              <w:t>/</w:t>
            </w:r>
          </w:p>
        </w:tc>
        <w:tc>
          <w:tcPr>
            <w:tcW w:w="1026" w:type="dxa"/>
          </w:tcPr>
          <w:p w14:paraId="04EEF59B" w14:textId="77777777" w:rsidR="00D333F4" w:rsidRDefault="00D333F4" w:rsidP="00D333F4"/>
        </w:tc>
      </w:tr>
      <w:tr w:rsidR="00D333F4" w14:paraId="2009D9EE" w14:textId="77777777" w:rsidTr="00D333F4">
        <w:tc>
          <w:tcPr>
            <w:tcW w:w="804" w:type="dxa"/>
          </w:tcPr>
          <w:p w14:paraId="63BA089A" w14:textId="77777777" w:rsidR="00D333F4" w:rsidRDefault="00D333F4" w:rsidP="00D333F4">
            <w:r>
              <w:t>T2</w:t>
            </w:r>
          </w:p>
        </w:tc>
        <w:tc>
          <w:tcPr>
            <w:tcW w:w="3936" w:type="dxa"/>
          </w:tcPr>
          <w:p w14:paraId="72E8F627" w14:textId="77777777" w:rsidR="00D333F4" w:rsidRDefault="00D333F4" w:rsidP="00D333F4"/>
        </w:tc>
        <w:tc>
          <w:tcPr>
            <w:tcW w:w="1031" w:type="dxa"/>
          </w:tcPr>
          <w:p w14:paraId="6E3819D2" w14:textId="77777777" w:rsidR="00D333F4" w:rsidRDefault="00D333F4" w:rsidP="00D333F4"/>
        </w:tc>
        <w:tc>
          <w:tcPr>
            <w:tcW w:w="2553" w:type="dxa"/>
          </w:tcPr>
          <w:p w14:paraId="79437D9A" w14:textId="77777777" w:rsidR="00D333F4" w:rsidRDefault="00D333F4" w:rsidP="00D333F4">
            <w:r>
              <w:t>COMMIT;</w:t>
            </w:r>
          </w:p>
        </w:tc>
        <w:tc>
          <w:tcPr>
            <w:tcW w:w="1026" w:type="dxa"/>
          </w:tcPr>
          <w:p w14:paraId="2D3687F0" w14:textId="77777777" w:rsidR="00D333F4" w:rsidRDefault="00D333F4" w:rsidP="00D333F4"/>
        </w:tc>
      </w:tr>
      <w:tr w:rsidR="00D333F4" w14:paraId="125E79EB" w14:textId="77777777" w:rsidTr="00D333F4">
        <w:tc>
          <w:tcPr>
            <w:tcW w:w="804" w:type="dxa"/>
          </w:tcPr>
          <w:p w14:paraId="34FA4DD6" w14:textId="77777777" w:rsidR="00D333F4" w:rsidRDefault="00D333F4" w:rsidP="00D333F4">
            <w:r>
              <w:t>T3</w:t>
            </w:r>
          </w:p>
        </w:tc>
        <w:tc>
          <w:tcPr>
            <w:tcW w:w="3936" w:type="dxa"/>
          </w:tcPr>
          <w:p w14:paraId="086562CD" w14:textId="77777777" w:rsidR="00D333F4" w:rsidRDefault="00D333F4" w:rsidP="00D333F4">
            <w:pPr>
              <w:jc w:val="both"/>
            </w:pPr>
            <w:r>
              <w:t>SET</w:t>
            </w:r>
          </w:p>
          <w:p w14:paraId="348C0AF8" w14:textId="77777777" w:rsidR="00D333F4" w:rsidRDefault="00D333F4" w:rsidP="00D333F4">
            <w:pPr>
              <w:jc w:val="both"/>
            </w:pPr>
            <w:r>
              <w:t>SERVEROUTPUT</w:t>
            </w:r>
          </w:p>
          <w:p w14:paraId="7B8DA448" w14:textId="77777777" w:rsidR="00D333F4" w:rsidRDefault="00D333F4" w:rsidP="00D333F4">
            <w:pPr>
              <w:jc w:val="both"/>
            </w:pPr>
            <w:proofErr w:type="gramStart"/>
            <w:r>
              <w:t>ON;</w:t>
            </w:r>
            <w:proofErr w:type="gramEnd"/>
          </w:p>
          <w:p w14:paraId="03E45658" w14:textId="77777777" w:rsidR="00D333F4" w:rsidRDefault="00D333F4" w:rsidP="00D333F4">
            <w:pPr>
              <w:jc w:val="both"/>
            </w:pPr>
            <w:r>
              <w:t>BEGIN</w:t>
            </w:r>
          </w:p>
          <w:p w14:paraId="69D12EEE" w14:textId="613329E0" w:rsidR="00D333F4" w:rsidRDefault="00445F06" w:rsidP="00D333F4">
            <w:pPr>
              <w:jc w:val="both"/>
            </w:pPr>
            <w:r>
              <w:t>ch</w:t>
            </w:r>
            <w:r w:rsidR="00D333F4">
              <w:t>2.</w:t>
            </w:r>
            <w:r w:rsidR="00D333F4" w:rsidRPr="00D333F4">
              <w:t xml:space="preserve">XEM_THONGTIN_HAISAN </w:t>
            </w:r>
            <w:r w:rsidR="00D333F4">
              <w:t>(</w:t>
            </w:r>
            <w:r w:rsidR="00122427">
              <w:t>'</w:t>
            </w:r>
            <w:r w:rsidR="00D333F4">
              <w:t>HS001</w:t>
            </w:r>
            <w:r w:rsidR="00122427">
              <w:t>'</w:t>
            </w:r>
            <w:proofErr w:type="gramStart"/>
            <w:r w:rsidR="00D333F4">
              <w:t>);</w:t>
            </w:r>
            <w:proofErr w:type="gramEnd"/>
          </w:p>
          <w:p w14:paraId="14598F0C" w14:textId="77777777" w:rsidR="00D333F4" w:rsidRDefault="00D333F4" w:rsidP="00D333F4">
            <w:proofErr w:type="gramStart"/>
            <w:r>
              <w:t>END;</w:t>
            </w:r>
            <w:proofErr w:type="gramEnd"/>
          </w:p>
          <w:p w14:paraId="32B03315" w14:textId="4AD1898A" w:rsidR="00445F06" w:rsidRDefault="00445F06" w:rsidP="00D333F4">
            <w:r>
              <w:t>/</w:t>
            </w:r>
          </w:p>
        </w:tc>
        <w:tc>
          <w:tcPr>
            <w:tcW w:w="1031" w:type="dxa"/>
          </w:tcPr>
          <w:p w14:paraId="2CA485B8" w14:textId="77777777" w:rsidR="00D333F4" w:rsidRDefault="00D333F4" w:rsidP="00D333F4"/>
        </w:tc>
        <w:tc>
          <w:tcPr>
            <w:tcW w:w="2553" w:type="dxa"/>
          </w:tcPr>
          <w:p w14:paraId="3EAABC8F" w14:textId="77777777" w:rsidR="00D333F4" w:rsidRDefault="00D333F4" w:rsidP="00D333F4"/>
        </w:tc>
        <w:tc>
          <w:tcPr>
            <w:tcW w:w="1026" w:type="dxa"/>
          </w:tcPr>
          <w:p w14:paraId="37109630" w14:textId="77777777" w:rsidR="00D333F4" w:rsidRDefault="00D333F4" w:rsidP="00D333F4"/>
        </w:tc>
      </w:tr>
    </w:tbl>
    <w:p w14:paraId="328118F1" w14:textId="77777777" w:rsidR="00D333F4" w:rsidRPr="00D333F4" w:rsidRDefault="00D333F4" w:rsidP="00D333F4"/>
    <w:p w14:paraId="12304B3C" w14:textId="05FFBC99" w:rsidR="00F23331" w:rsidRDefault="00F23331" w:rsidP="00F23331">
      <w:pPr>
        <w:pStyle w:val="Heading3"/>
      </w:pPr>
      <w:bookmarkStart w:id="30" w:name="_Toc154958906"/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pháp</w:t>
      </w:r>
      <w:bookmarkEnd w:id="30"/>
      <w:proofErr w:type="spellEnd"/>
    </w:p>
    <w:p w14:paraId="68DCE92F" w14:textId="7DEAAEB3" w:rsidR="00D333F4" w:rsidRDefault="00D333F4" w:rsidP="00D333F4">
      <w:proofErr w:type="gramStart"/>
      <w:r>
        <w:t>Thay</w:t>
      </w:r>
      <w:r>
        <w:rPr>
          <w:spacing w:val="77"/>
        </w:rPr>
        <w:t xml:space="preserve">  </w:t>
      </w:r>
      <w:proofErr w:type="spellStart"/>
      <w:r>
        <w:t>đổi</w:t>
      </w:r>
      <w:proofErr w:type="spellEnd"/>
      <w:proofErr w:type="gramEnd"/>
      <w:r>
        <w:rPr>
          <w:spacing w:val="80"/>
        </w:rPr>
        <w:t xml:space="preserve">  </w:t>
      </w:r>
      <w:proofErr w:type="spellStart"/>
      <w:r>
        <w:t>mức</w:t>
      </w:r>
      <w:proofErr w:type="spellEnd"/>
      <w:r>
        <w:rPr>
          <w:spacing w:val="80"/>
        </w:rPr>
        <w:t xml:space="preserve">  </w:t>
      </w:r>
      <w:proofErr w:type="spellStart"/>
      <w:r>
        <w:t>cô</w:t>
      </w:r>
      <w:proofErr w:type="spellEnd"/>
      <w:r>
        <w:rPr>
          <w:spacing w:val="80"/>
        </w:rPr>
        <w:t xml:space="preserve">  </w:t>
      </w:r>
      <w:proofErr w:type="spellStart"/>
      <w:r>
        <w:t>lập</w:t>
      </w:r>
      <w:proofErr w:type="spellEnd"/>
      <w:r>
        <w:rPr>
          <w:spacing w:val="80"/>
        </w:rPr>
        <w:t xml:space="preserve">  </w:t>
      </w:r>
      <w:proofErr w:type="spellStart"/>
      <w:r>
        <w:t>mặc</w:t>
      </w:r>
      <w:proofErr w:type="spellEnd"/>
      <w:r>
        <w:rPr>
          <w:spacing w:val="77"/>
        </w:rPr>
        <w:t xml:space="preserve">  </w:t>
      </w:r>
      <w:proofErr w:type="spellStart"/>
      <w:r>
        <w:t>định</w:t>
      </w:r>
      <w:proofErr w:type="spellEnd"/>
      <w:r>
        <w:rPr>
          <w:spacing w:val="80"/>
        </w:rPr>
        <w:t xml:space="preserve">  </w:t>
      </w:r>
      <w:r>
        <w:t>(Default</w:t>
      </w:r>
      <w:r>
        <w:rPr>
          <w:spacing w:val="80"/>
        </w:rPr>
        <w:t xml:space="preserve">  </w:t>
      </w:r>
      <w:r>
        <w:t>isolation</w:t>
      </w:r>
      <w:r>
        <w:rPr>
          <w:spacing w:val="80"/>
        </w:rPr>
        <w:t xml:space="preserve">  </w:t>
      </w:r>
      <w:r>
        <w:t>level</w:t>
      </w:r>
      <w:r>
        <w:rPr>
          <w:spacing w:val="78"/>
        </w:rPr>
        <w:t xml:space="preserve">  </w:t>
      </w:r>
      <w:r>
        <w:t>– Read</w:t>
      </w:r>
      <w:r>
        <w:rPr>
          <w:spacing w:val="80"/>
        </w:rPr>
        <w:t xml:space="preserve"> </w:t>
      </w:r>
      <w:r>
        <w:t>committed)</w:t>
      </w:r>
      <w:r>
        <w:rPr>
          <w:spacing w:val="80"/>
        </w:rPr>
        <w:t xml:space="preserve"> </w:t>
      </w:r>
      <w:proofErr w:type="spellStart"/>
      <w:r>
        <w:t>thành</w:t>
      </w:r>
      <w:proofErr w:type="spellEnd"/>
      <w:r>
        <w:t xml:space="preserve"> Serializable </w:t>
      </w:r>
      <w:proofErr w:type="spellStart"/>
      <w:r>
        <w:t>bằng</w:t>
      </w:r>
      <w:proofErr w:type="spellEnd"/>
      <w:r>
        <w:rPr>
          <w:spacing w:val="40"/>
        </w:rPr>
        <w:t xml:space="preserve"> </w:t>
      </w:r>
      <w:proofErr w:type="spellStart"/>
      <w:r>
        <w:t>các</w:t>
      </w:r>
      <w:proofErr w:type="spellEnd"/>
      <w:r>
        <w:rPr>
          <w:spacing w:val="40"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rPr>
          <w:spacing w:val="80"/>
        </w:rPr>
        <w:t xml:space="preserve"> </w:t>
      </w:r>
      <w:proofErr w:type="spellStart"/>
      <w:r>
        <w:t>câu</w:t>
      </w:r>
      <w:proofErr w:type="spellEnd"/>
      <w:r>
        <w:rPr>
          <w:spacing w:val="80"/>
        </w:rPr>
        <w:t xml:space="preserve"> </w:t>
      </w:r>
      <w:proofErr w:type="spellStart"/>
      <w:r>
        <w:t>lệnh</w:t>
      </w:r>
      <w:proofErr w:type="spellEnd"/>
    </w:p>
    <w:p w14:paraId="16346449" w14:textId="2E50BCF7" w:rsidR="00D333F4" w:rsidRPr="00D333F4" w:rsidRDefault="00D333F4" w:rsidP="00D333F4">
      <w:r>
        <w:t>SET</w:t>
      </w:r>
      <w:r>
        <w:rPr>
          <w:spacing w:val="61"/>
        </w:rPr>
        <w:t xml:space="preserve"> </w:t>
      </w:r>
      <w:r>
        <w:t>TRANSACTION</w:t>
      </w:r>
      <w:r>
        <w:rPr>
          <w:spacing w:val="64"/>
        </w:rPr>
        <w:t xml:space="preserve"> </w:t>
      </w:r>
      <w:r>
        <w:t>ISOLATION</w:t>
      </w:r>
      <w:r>
        <w:rPr>
          <w:spacing w:val="64"/>
        </w:rPr>
        <w:t xml:space="preserve"> </w:t>
      </w:r>
      <w:r>
        <w:t>LEVEL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SERIALIZABLE;</w:t>
      </w:r>
      <w:proofErr w:type="gramEnd"/>
    </w:p>
    <w:p w14:paraId="7967E8C4" w14:textId="0344090A" w:rsidR="00DB7651" w:rsidRDefault="00DB7651" w:rsidP="00DB7651">
      <w:pPr>
        <w:pStyle w:val="Heading2"/>
      </w:pPr>
      <w:bookmarkStart w:id="31" w:name="_Toc154958907"/>
      <w:r>
        <w:t xml:space="preserve">Trường </w:t>
      </w:r>
      <w:proofErr w:type="spellStart"/>
      <w:r>
        <w:t>hợp</w:t>
      </w:r>
      <w:proofErr w:type="spellEnd"/>
      <w:r>
        <w:t xml:space="preserve"> deadloc</w:t>
      </w:r>
      <w:r w:rsidR="00F23331">
        <w:t>k</w:t>
      </w:r>
      <w:bookmarkEnd w:id="31"/>
    </w:p>
    <w:p w14:paraId="4B15FE60" w14:textId="77777777" w:rsidR="00F23331" w:rsidRDefault="00F23331" w:rsidP="00F23331">
      <w:pPr>
        <w:pStyle w:val="Heading3"/>
      </w:pPr>
      <w:bookmarkStart w:id="32" w:name="_Toc15495890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bookmarkEnd w:id="32"/>
      <w:proofErr w:type="spellEnd"/>
    </w:p>
    <w:p w14:paraId="77002F4A" w14:textId="77777777" w:rsidR="00D333F4" w:rsidRDefault="00D333F4" w:rsidP="00D333F4">
      <w:proofErr w:type="spellStart"/>
      <w:r>
        <w:t>Tại</w:t>
      </w:r>
      <w:proofErr w:type="spellEnd"/>
      <w:r>
        <w:t xml:space="preserve"> t0,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A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C. </w:t>
      </w:r>
    </w:p>
    <w:p w14:paraId="4120AEB5" w14:textId="77777777" w:rsidR="00210A3D" w:rsidRDefault="00D333F4" w:rsidP="00D333F4">
      <w:proofErr w:type="spellStart"/>
      <w:r>
        <w:t>Tại</w:t>
      </w:r>
      <w:proofErr w:type="spellEnd"/>
      <w:r>
        <w:t xml:space="preserve"> t1,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D. </w:t>
      </w:r>
    </w:p>
    <w:p w14:paraId="0CD52F2B" w14:textId="4C6E5E33" w:rsidR="00D333F4" w:rsidRDefault="00D333F4" w:rsidP="00D333F4">
      <w:proofErr w:type="spellStart"/>
      <w:r>
        <w:t>Tại</w:t>
      </w:r>
      <w:proofErr w:type="spellEnd"/>
      <w:r>
        <w:t xml:space="preserve"> t2,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A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D.</w:t>
      </w:r>
    </w:p>
    <w:p w14:paraId="640B3080" w14:textId="697F2A88" w:rsidR="00D333F4" w:rsidRDefault="00D333F4" w:rsidP="00D333F4">
      <w:proofErr w:type="spellStart"/>
      <w:r>
        <w:t>Tại</w:t>
      </w:r>
      <w:proofErr w:type="spellEnd"/>
      <w:r>
        <w:t xml:space="preserve"> t3,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bế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506B609F" w14:textId="25345BA2" w:rsidR="00D333F4" w:rsidRPr="00D333F4" w:rsidRDefault="00D333F4" w:rsidP="00D333F4">
      <w:r w:rsidRPr="00D333F4">
        <w:t xml:space="preserve">Nguyên </w:t>
      </w:r>
      <w:proofErr w:type="spellStart"/>
      <w:r w:rsidRPr="00D333F4">
        <w:t>nhân</w:t>
      </w:r>
      <w:proofErr w:type="spellEnd"/>
      <w:r w:rsidRPr="00D333F4">
        <w:t xml:space="preserve">: Transaction T1 </w:t>
      </w:r>
      <w:proofErr w:type="spellStart"/>
      <w:r w:rsidRPr="00D333F4">
        <w:t>giữ</w:t>
      </w:r>
      <w:proofErr w:type="spellEnd"/>
      <w:r w:rsidRPr="00D333F4">
        <w:t xml:space="preserve"> </w:t>
      </w:r>
      <w:proofErr w:type="spellStart"/>
      <w:r w:rsidRPr="00D333F4">
        <w:t>khóa</w:t>
      </w:r>
      <w:proofErr w:type="spellEnd"/>
      <w:r w:rsidRPr="00D333F4">
        <w:t xml:space="preserve"> </w:t>
      </w:r>
      <w:proofErr w:type="spellStart"/>
      <w:r w:rsidRPr="00D333F4">
        <w:t>đơn</w:t>
      </w:r>
      <w:proofErr w:type="spellEnd"/>
      <w:r w:rsidRPr="00D333F4">
        <w:t xml:space="preserve"> </w:t>
      </w:r>
      <w:proofErr w:type="spellStart"/>
      <w:r w:rsidRPr="00D333F4">
        <w:t>vị</w:t>
      </w:r>
      <w:proofErr w:type="spellEnd"/>
      <w:r w:rsidRPr="00D333F4">
        <w:t xml:space="preserve"> </w:t>
      </w:r>
      <w:proofErr w:type="spellStart"/>
      <w:r w:rsidRPr="00D333F4">
        <w:t>dữ</w:t>
      </w:r>
      <w:proofErr w:type="spellEnd"/>
      <w:r w:rsidRPr="00D333F4">
        <w:t xml:space="preserve"> </w:t>
      </w:r>
      <w:proofErr w:type="spellStart"/>
      <w:r w:rsidRPr="00D333F4">
        <w:t>liệu</w:t>
      </w:r>
      <w:proofErr w:type="spellEnd"/>
      <w:r w:rsidRPr="00D333F4">
        <w:t xml:space="preserve"> </w:t>
      </w:r>
      <w:proofErr w:type="spellStart"/>
      <w:r w:rsidRPr="00D333F4">
        <w:t>của</w:t>
      </w:r>
      <w:proofErr w:type="spellEnd"/>
      <w:r w:rsidRPr="00D333F4">
        <w:t xml:space="preserve"> A, </w:t>
      </w:r>
      <w:proofErr w:type="spellStart"/>
      <w:r w:rsidRPr="00D333F4">
        <w:t>chờ</w:t>
      </w:r>
      <w:proofErr w:type="spellEnd"/>
      <w:r w:rsidRPr="00D333F4">
        <w:t xml:space="preserve"> </w:t>
      </w:r>
      <w:proofErr w:type="spellStart"/>
      <w:r w:rsidRPr="00D333F4">
        <w:t>khóa</w:t>
      </w:r>
      <w:proofErr w:type="spellEnd"/>
      <w:r w:rsidRPr="00D333F4">
        <w:t xml:space="preserve"> </w:t>
      </w:r>
      <w:proofErr w:type="spellStart"/>
      <w:r w:rsidRPr="00D333F4">
        <w:t>đơn</w:t>
      </w:r>
      <w:proofErr w:type="spellEnd"/>
      <w:r w:rsidRPr="00D333F4">
        <w:t xml:space="preserve"> </w:t>
      </w:r>
      <w:proofErr w:type="spellStart"/>
      <w:r w:rsidRPr="00D333F4">
        <w:t>vị</w:t>
      </w:r>
      <w:proofErr w:type="spellEnd"/>
      <w:r w:rsidRPr="00D333F4">
        <w:t xml:space="preserve"> </w:t>
      </w:r>
      <w:proofErr w:type="spellStart"/>
      <w:r w:rsidRPr="00D333F4">
        <w:t>dữ</w:t>
      </w:r>
      <w:proofErr w:type="spellEnd"/>
      <w:r w:rsidRPr="00D333F4">
        <w:t xml:space="preserve"> </w:t>
      </w:r>
      <w:proofErr w:type="spellStart"/>
      <w:r w:rsidRPr="00D333F4">
        <w:t>liệu</w:t>
      </w:r>
      <w:proofErr w:type="spellEnd"/>
      <w:r w:rsidRPr="00D333F4">
        <w:t xml:space="preserve"> </w:t>
      </w:r>
      <w:proofErr w:type="spellStart"/>
      <w:r w:rsidRPr="00D333F4">
        <w:t>của</w:t>
      </w:r>
      <w:proofErr w:type="spellEnd"/>
      <w:r w:rsidRPr="00D333F4">
        <w:t xml:space="preserve"> B </w:t>
      </w:r>
      <w:proofErr w:type="spellStart"/>
      <w:r w:rsidRPr="00D333F4">
        <w:t>và</w:t>
      </w:r>
      <w:proofErr w:type="spellEnd"/>
      <w:r w:rsidRPr="00D333F4">
        <w:t xml:space="preserve"> Transaction T2 </w:t>
      </w:r>
      <w:proofErr w:type="spellStart"/>
      <w:r w:rsidRPr="00D333F4">
        <w:t>giữ</w:t>
      </w:r>
      <w:proofErr w:type="spellEnd"/>
      <w:r w:rsidRPr="00D333F4">
        <w:t xml:space="preserve"> </w:t>
      </w:r>
      <w:proofErr w:type="spellStart"/>
      <w:r w:rsidRPr="00D333F4">
        <w:t>khóa</w:t>
      </w:r>
      <w:proofErr w:type="spellEnd"/>
      <w:r w:rsidRPr="00D333F4">
        <w:t xml:space="preserve"> </w:t>
      </w:r>
      <w:proofErr w:type="spellStart"/>
      <w:r w:rsidRPr="00D333F4">
        <w:t>đơn</w:t>
      </w:r>
      <w:proofErr w:type="spellEnd"/>
      <w:r w:rsidRPr="00D333F4">
        <w:t xml:space="preserve"> </w:t>
      </w:r>
      <w:proofErr w:type="spellStart"/>
      <w:r w:rsidRPr="00D333F4">
        <w:t>vị</w:t>
      </w:r>
      <w:proofErr w:type="spellEnd"/>
      <w:r w:rsidRPr="00D333F4">
        <w:t xml:space="preserve"> </w:t>
      </w:r>
      <w:proofErr w:type="spellStart"/>
      <w:r w:rsidRPr="00D333F4">
        <w:t>dữ</w:t>
      </w:r>
      <w:proofErr w:type="spellEnd"/>
      <w:r w:rsidRPr="00D333F4">
        <w:t xml:space="preserve"> </w:t>
      </w:r>
      <w:proofErr w:type="spellStart"/>
      <w:r w:rsidRPr="00D333F4">
        <w:t>liệu</w:t>
      </w:r>
      <w:proofErr w:type="spellEnd"/>
      <w:r w:rsidRPr="00D333F4">
        <w:t xml:space="preserve"> </w:t>
      </w:r>
      <w:proofErr w:type="spellStart"/>
      <w:r w:rsidRPr="00D333F4">
        <w:t>của</w:t>
      </w:r>
      <w:proofErr w:type="spellEnd"/>
      <w:r w:rsidRPr="00D333F4">
        <w:t xml:space="preserve"> B </w:t>
      </w:r>
      <w:proofErr w:type="spellStart"/>
      <w:r w:rsidRPr="00D333F4">
        <w:t>và</w:t>
      </w:r>
      <w:proofErr w:type="spellEnd"/>
      <w:r w:rsidRPr="00D333F4">
        <w:t xml:space="preserve"> </w:t>
      </w:r>
      <w:proofErr w:type="spellStart"/>
      <w:r w:rsidRPr="00D333F4">
        <w:t>chờ</w:t>
      </w:r>
      <w:proofErr w:type="spellEnd"/>
      <w:r w:rsidRPr="00D333F4">
        <w:t xml:space="preserve"> </w:t>
      </w:r>
      <w:proofErr w:type="spellStart"/>
      <w:r w:rsidRPr="00D333F4">
        <w:t>khóa</w:t>
      </w:r>
      <w:proofErr w:type="spellEnd"/>
      <w:r w:rsidRPr="00D333F4">
        <w:t xml:space="preserve"> </w:t>
      </w:r>
      <w:proofErr w:type="spellStart"/>
      <w:r w:rsidRPr="00D333F4">
        <w:t>đơn</w:t>
      </w:r>
      <w:proofErr w:type="spellEnd"/>
      <w:r w:rsidRPr="00D333F4">
        <w:t xml:space="preserve"> </w:t>
      </w:r>
      <w:proofErr w:type="spellStart"/>
      <w:r w:rsidRPr="00D333F4">
        <w:t>vị</w:t>
      </w:r>
      <w:proofErr w:type="spellEnd"/>
      <w:r w:rsidRPr="00D333F4">
        <w:t xml:space="preserve"> </w:t>
      </w:r>
      <w:proofErr w:type="spellStart"/>
      <w:r w:rsidRPr="00D333F4">
        <w:t>dữ</w:t>
      </w:r>
      <w:proofErr w:type="spellEnd"/>
      <w:r w:rsidRPr="00D333F4">
        <w:t xml:space="preserve"> </w:t>
      </w:r>
      <w:proofErr w:type="spellStart"/>
      <w:r w:rsidRPr="00D333F4">
        <w:t>liệu</w:t>
      </w:r>
      <w:proofErr w:type="spellEnd"/>
      <w:r w:rsidRPr="00D333F4">
        <w:t xml:space="preserve"> </w:t>
      </w:r>
      <w:proofErr w:type="spellStart"/>
      <w:r w:rsidRPr="00D333F4">
        <w:t>của</w:t>
      </w:r>
      <w:proofErr w:type="spellEnd"/>
      <w:r w:rsidRPr="00D333F4">
        <w:t xml:space="preserve"> B </w:t>
      </w:r>
      <w:proofErr w:type="spellStart"/>
      <w:r w:rsidRPr="00D333F4">
        <w:t>từ</w:t>
      </w:r>
      <w:proofErr w:type="spellEnd"/>
      <w:r w:rsidRPr="00D333F4">
        <w:t xml:space="preserve"> </w:t>
      </w:r>
      <w:proofErr w:type="spellStart"/>
      <w:r w:rsidRPr="00D333F4">
        <w:t>nhân</w:t>
      </w:r>
      <w:proofErr w:type="spellEnd"/>
      <w:r w:rsidRPr="00D333F4">
        <w:t xml:space="preserve"> </w:t>
      </w:r>
      <w:proofErr w:type="spellStart"/>
      <w:r w:rsidRPr="00D333F4">
        <w:t>viên</w:t>
      </w:r>
      <w:proofErr w:type="spellEnd"/>
      <w:r w:rsidRPr="00D333F4">
        <w:t xml:space="preserve"> A. Hai </w:t>
      </w:r>
      <w:proofErr w:type="spellStart"/>
      <w:r w:rsidRPr="00D333F4">
        <w:t>giao</w:t>
      </w:r>
      <w:proofErr w:type="spellEnd"/>
      <w:r w:rsidRPr="00D333F4">
        <w:t xml:space="preserve"> </w:t>
      </w:r>
      <w:proofErr w:type="spellStart"/>
      <w:r w:rsidRPr="00D333F4">
        <w:t>dịch</w:t>
      </w:r>
      <w:proofErr w:type="spellEnd"/>
      <w:r w:rsidRPr="00D333F4">
        <w:t xml:space="preserve"> </w:t>
      </w:r>
      <w:proofErr w:type="spellStart"/>
      <w:r w:rsidRPr="00D333F4">
        <w:t>chờ</w:t>
      </w:r>
      <w:proofErr w:type="spellEnd"/>
      <w:r w:rsidRPr="00D333F4">
        <w:t xml:space="preserve"> </w:t>
      </w:r>
      <w:proofErr w:type="spellStart"/>
      <w:r w:rsidRPr="00D333F4">
        <w:t>khóa</w:t>
      </w:r>
      <w:proofErr w:type="spellEnd"/>
      <w:r w:rsidRPr="00D333F4">
        <w:t xml:space="preserve"> </w:t>
      </w:r>
      <w:proofErr w:type="spellStart"/>
      <w:r w:rsidRPr="00D333F4">
        <w:t>vô</w:t>
      </w:r>
      <w:proofErr w:type="spellEnd"/>
      <w:r w:rsidRPr="00D333F4">
        <w:t xml:space="preserve"> </w:t>
      </w:r>
      <w:proofErr w:type="spellStart"/>
      <w:r w:rsidRPr="00D333F4">
        <w:t>hạn</w:t>
      </w:r>
      <w:proofErr w:type="spellEnd"/>
      <w:r w:rsidRPr="00D333F4">
        <w:t xml:space="preserve"> </w:t>
      </w:r>
      <w:proofErr w:type="spellStart"/>
      <w:r w:rsidRPr="00D333F4">
        <w:t>gây</w:t>
      </w:r>
      <w:proofErr w:type="spellEnd"/>
      <w:r w:rsidRPr="00D333F4">
        <w:t xml:space="preserve"> </w:t>
      </w:r>
      <w:proofErr w:type="spellStart"/>
      <w:r w:rsidRPr="00D333F4">
        <w:t>ra</w:t>
      </w:r>
      <w:proofErr w:type="spellEnd"/>
      <w:r w:rsidRPr="00D333F4">
        <w:t xml:space="preserve"> </w:t>
      </w:r>
      <w:proofErr w:type="spellStart"/>
      <w:r w:rsidRPr="00D333F4">
        <w:t>trạng</w:t>
      </w:r>
      <w:proofErr w:type="spellEnd"/>
      <w:r w:rsidRPr="00D333F4">
        <w:t xml:space="preserve"> </w:t>
      </w:r>
      <w:proofErr w:type="spellStart"/>
      <w:r w:rsidRPr="00D333F4">
        <w:t>thái</w:t>
      </w:r>
      <w:proofErr w:type="spellEnd"/>
      <w:r w:rsidRPr="00D333F4">
        <w:t xml:space="preserve"> deadlock.</w:t>
      </w:r>
    </w:p>
    <w:p w14:paraId="25CC98E5" w14:textId="77777777" w:rsidR="00F23331" w:rsidRDefault="00F23331" w:rsidP="00F23331">
      <w:pPr>
        <w:pStyle w:val="Heading3"/>
      </w:pPr>
      <w:bookmarkStart w:id="33" w:name="_Toc154958909"/>
      <w:r>
        <w:t xml:space="preserve">Minh </w:t>
      </w:r>
      <w:proofErr w:type="spellStart"/>
      <w:r>
        <w:t>họa</w:t>
      </w:r>
      <w:bookmarkEnd w:id="3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2672"/>
        <w:gridCol w:w="1027"/>
        <w:gridCol w:w="3829"/>
        <w:gridCol w:w="1026"/>
      </w:tblGrid>
      <w:tr w:rsidR="00445F06" w:rsidRPr="00756E9A" w14:paraId="3E59CFA1" w14:textId="77777777" w:rsidTr="00830D3F">
        <w:tc>
          <w:tcPr>
            <w:tcW w:w="804" w:type="dxa"/>
            <w:shd w:val="clear" w:color="auto" w:fill="8EAADB" w:themeFill="accent1" w:themeFillTint="99"/>
          </w:tcPr>
          <w:p w14:paraId="7E25CE86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Time</w:t>
            </w:r>
          </w:p>
        </w:tc>
        <w:tc>
          <w:tcPr>
            <w:tcW w:w="3936" w:type="dxa"/>
            <w:shd w:val="clear" w:color="auto" w:fill="8EAADB" w:themeFill="accent1" w:themeFillTint="99"/>
          </w:tcPr>
          <w:p w14:paraId="0B70DA1A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Transaction</w:t>
            </w:r>
          </w:p>
          <w:p w14:paraId="036BCED2" w14:textId="08235626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T1(Employee A)</w:t>
            </w:r>
            <w:r w:rsidR="00445F06">
              <w:rPr>
                <w:b/>
                <w:bCs/>
              </w:rPr>
              <w:t>- CH2</w:t>
            </w:r>
          </w:p>
        </w:tc>
        <w:tc>
          <w:tcPr>
            <w:tcW w:w="1031" w:type="dxa"/>
            <w:shd w:val="clear" w:color="auto" w:fill="8EAADB" w:themeFill="accent1" w:themeFillTint="99"/>
          </w:tcPr>
          <w:p w14:paraId="59EA0AAE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 Output</w:t>
            </w:r>
          </w:p>
        </w:tc>
        <w:tc>
          <w:tcPr>
            <w:tcW w:w="2553" w:type="dxa"/>
            <w:shd w:val="clear" w:color="auto" w:fill="8EAADB" w:themeFill="accent1" w:themeFillTint="99"/>
          </w:tcPr>
          <w:p w14:paraId="02A89E7D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Transaction</w:t>
            </w:r>
          </w:p>
          <w:p w14:paraId="19D4DCC2" w14:textId="73195914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T1(Employee B)</w:t>
            </w:r>
            <w:r w:rsidR="00445F06">
              <w:rPr>
                <w:b/>
                <w:bCs/>
              </w:rPr>
              <w:t>- CH1</w:t>
            </w:r>
          </w:p>
        </w:tc>
        <w:tc>
          <w:tcPr>
            <w:tcW w:w="1026" w:type="dxa"/>
            <w:shd w:val="clear" w:color="auto" w:fill="8EAADB" w:themeFill="accent1" w:themeFillTint="99"/>
          </w:tcPr>
          <w:p w14:paraId="1625AC90" w14:textId="77777777" w:rsidR="00D333F4" w:rsidRPr="00756E9A" w:rsidRDefault="00D333F4" w:rsidP="00830D3F">
            <w:pPr>
              <w:jc w:val="center"/>
              <w:rPr>
                <w:b/>
                <w:bCs/>
              </w:rPr>
            </w:pPr>
            <w:r w:rsidRPr="00756E9A">
              <w:rPr>
                <w:b/>
                <w:bCs/>
              </w:rPr>
              <w:t>T2 Output</w:t>
            </w:r>
          </w:p>
        </w:tc>
      </w:tr>
      <w:tr w:rsidR="00445F06" w14:paraId="7EF32DAC" w14:textId="77777777" w:rsidTr="003E55BE">
        <w:tc>
          <w:tcPr>
            <w:tcW w:w="804" w:type="dxa"/>
          </w:tcPr>
          <w:p w14:paraId="167F19A0" w14:textId="77777777" w:rsidR="00D333F4" w:rsidRDefault="00D333F4" w:rsidP="00830D3F">
            <w:pPr>
              <w:jc w:val="center"/>
            </w:pPr>
            <w:r>
              <w:t>t0</w:t>
            </w:r>
          </w:p>
        </w:tc>
        <w:tc>
          <w:tcPr>
            <w:tcW w:w="3936" w:type="dxa"/>
          </w:tcPr>
          <w:p w14:paraId="6E8F737C" w14:textId="77777777" w:rsidR="003E55BE" w:rsidRDefault="003E55BE" w:rsidP="003E55BE">
            <w:pPr>
              <w:jc w:val="both"/>
            </w:pPr>
            <w:r>
              <w:t>UPDATE</w:t>
            </w:r>
          </w:p>
          <w:p w14:paraId="104E6073" w14:textId="38DAF4CB" w:rsidR="003E55BE" w:rsidRDefault="00445F06" w:rsidP="003E55BE">
            <w:pPr>
              <w:jc w:val="both"/>
            </w:pPr>
            <w:r>
              <w:t>ch</w:t>
            </w:r>
            <w:r w:rsidR="003E55BE">
              <w:t xml:space="preserve">2.KHOHS_NVBH </w:t>
            </w:r>
          </w:p>
          <w:p w14:paraId="29D6CDC2" w14:textId="575477FF" w:rsidR="003E55BE" w:rsidRDefault="003E55BE" w:rsidP="003E55BE">
            <w:pPr>
              <w:jc w:val="both"/>
            </w:pPr>
            <w:r>
              <w:t xml:space="preserve">SET </w:t>
            </w:r>
            <w:proofErr w:type="spellStart"/>
            <w:r>
              <w:t>tinhtrang</w:t>
            </w:r>
            <w:proofErr w:type="spellEnd"/>
            <w:r>
              <w:t xml:space="preserve"> = '</w:t>
            </w:r>
            <w:r w:rsidR="00445F06">
              <w:t>H</w:t>
            </w:r>
            <w:r>
              <w:t xml:space="preserve">et hang' </w:t>
            </w:r>
          </w:p>
          <w:p w14:paraId="3D654CD4" w14:textId="30A044DF" w:rsidR="009947DE" w:rsidRPr="003E55BE" w:rsidRDefault="003E55BE" w:rsidP="003E55BE">
            <w:pPr>
              <w:pStyle w:val="TableParagraph"/>
              <w:spacing w:line="360" w:lineRule="auto"/>
              <w:ind w:right="97"/>
              <w:rPr>
                <w:sz w:val="26"/>
                <w:szCs w:val="26"/>
              </w:rPr>
            </w:pPr>
            <w:r>
              <w:t xml:space="preserve">WHERE </w:t>
            </w:r>
            <w:proofErr w:type="spellStart"/>
            <w:r>
              <w:t>mahs</w:t>
            </w:r>
            <w:proofErr w:type="spellEnd"/>
            <w:r>
              <w:t xml:space="preserve"> = 'HS001';</w:t>
            </w:r>
          </w:p>
        </w:tc>
        <w:tc>
          <w:tcPr>
            <w:tcW w:w="1031" w:type="dxa"/>
          </w:tcPr>
          <w:p w14:paraId="72412A84" w14:textId="77777777" w:rsidR="00D333F4" w:rsidRDefault="00D333F4" w:rsidP="00830D3F">
            <w:pPr>
              <w:jc w:val="center"/>
            </w:pPr>
          </w:p>
        </w:tc>
        <w:tc>
          <w:tcPr>
            <w:tcW w:w="2553" w:type="dxa"/>
            <w:tcBorders>
              <w:bottom w:val="single" w:sz="4" w:space="0" w:color="auto"/>
            </w:tcBorders>
          </w:tcPr>
          <w:p w14:paraId="4909116C" w14:textId="77777777" w:rsidR="00D333F4" w:rsidRDefault="00D333F4" w:rsidP="00830D3F">
            <w:pPr>
              <w:jc w:val="center"/>
            </w:pPr>
          </w:p>
        </w:tc>
        <w:tc>
          <w:tcPr>
            <w:tcW w:w="1026" w:type="dxa"/>
          </w:tcPr>
          <w:p w14:paraId="7BEE45A8" w14:textId="77777777" w:rsidR="00D333F4" w:rsidRDefault="00D333F4" w:rsidP="00830D3F">
            <w:pPr>
              <w:jc w:val="center"/>
            </w:pPr>
          </w:p>
        </w:tc>
      </w:tr>
      <w:tr w:rsidR="00445F06" w14:paraId="01F33FC9" w14:textId="77777777" w:rsidTr="00830D3F">
        <w:tc>
          <w:tcPr>
            <w:tcW w:w="804" w:type="dxa"/>
          </w:tcPr>
          <w:p w14:paraId="522C1233" w14:textId="77777777" w:rsidR="00D333F4" w:rsidRDefault="00D333F4" w:rsidP="00830D3F">
            <w:pPr>
              <w:jc w:val="center"/>
            </w:pPr>
            <w:r>
              <w:t>t1</w:t>
            </w:r>
          </w:p>
        </w:tc>
        <w:tc>
          <w:tcPr>
            <w:tcW w:w="3936" w:type="dxa"/>
          </w:tcPr>
          <w:p w14:paraId="7FC30BF6" w14:textId="77777777" w:rsidR="00D333F4" w:rsidRDefault="00D333F4" w:rsidP="00830D3F"/>
        </w:tc>
        <w:tc>
          <w:tcPr>
            <w:tcW w:w="1031" w:type="dxa"/>
          </w:tcPr>
          <w:p w14:paraId="78AEC99C" w14:textId="77777777" w:rsidR="00D333F4" w:rsidRDefault="00D333F4" w:rsidP="00830D3F"/>
        </w:tc>
        <w:tc>
          <w:tcPr>
            <w:tcW w:w="2553" w:type="dxa"/>
          </w:tcPr>
          <w:p w14:paraId="25D7D4E8" w14:textId="77777777" w:rsidR="009947DE" w:rsidRDefault="009947DE" w:rsidP="009947DE">
            <w:r>
              <w:t>UPDATE</w:t>
            </w:r>
          </w:p>
          <w:p w14:paraId="640F7FF3" w14:textId="3C2FA0E6" w:rsidR="009947DE" w:rsidRDefault="00445F06" w:rsidP="009947DE">
            <w:r>
              <w:t>ch</w:t>
            </w:r>
            <w:r w:rsidR="009947DE">
              <w:t>2.KHOHS_NVBH</w:t>
            </w:r>
            <w:r w:rsidR="003E55BE">
              <w:t>@c</w:t>
            </w:r>
            <w:r>
              <w:t>h2_db</w:t>
            </w:r>
            <w:r w:rsidR="003E55BE">
              <w:t>link</w:t>
            </w:r>
            <w:r w:rsidR="009947DE">
              <w:t xml:space="preserve"> </w:t>
            </w:r>
          </w:p>
          <w:p w14:paraId="41AC8BE8" w14:textId="18CD8973" w:rsidR="009947DE" w:rsidRDefault="009947DE" w:rsidP="009947DE">
            <w:r>
              <w:t xml:space="preserve">SET </w:t>
            </w:r>
            <w:proofErr w:type="spellStart"/>
            <w:r>
              <w:t>tinhtrang</w:t>
            </w:r>
            <w:proofErr w:type="spellEnd"/>
            <w:r>
              <w:t xml:space="preserve"> = '</w:t>
            </w:r>
            <w:r w:rsidR="00445F06">
              <w:t>H</w:t>
            </w:r>
            <w:r>
              <w:t xml:space="preserve">et hang' </w:t>
            </w:r>
          </w:p>
          <w:p w14:paraId="0C640ACF" w14:textId="425E3E5C" w:rsidR="00D333F4" w:rsidRDefault="009947DE" w:rsidP="009947DE">
            <w:r>
              <w:t xml:space="preserve">WHERE </w:t>
            </w:r>
            <w:proofErr w:type="spellStart"/>
            <w:r>
              <w:t>mahs</w:t>
            </w:r>
            <w:proofErr w:type="spellEnd"/>
            <w:r>
              <w:t xml:space="preserve"> = 'HS00</w:t>
            </w:r>
            <w:r w:rsidR="003E55BE">
              <w:t>2</w:t>
            </w:r>
            <w:r>
              <w:t>';</w:t>
            </w:r>
          </w:p>
        </w:tc>
        <w:tc>
          <w:tcPr>
            <w:tcW w:w="1026" w:type="dxa"/>
          </w:tcPr>
          <w:p w14:paraId="74FF51D5" w14:textId="77777777" w:rsidR="00D333F4" w:rsidRDefault="00D333F4" w:rsidP="00830D3F"/>
        </w:tc>
      </w:tr>
      <w:tr w:rsidR="00445F06" w14:paraId="183B3404" w14:textId="77777777" w:rsidTr="00830D3F">
        <w:tc>
          <w:tcPr>
            <w:tcW w:w="804" w:type="dxa"/>
          </w:tcPr>
          <w:p w14:paraId="6BE2A89B" w14:textId="77777777" w:rsidR="00D333F4" w:rsidRDefault="00D333F4" w:rsidP="00830D3F">
            <w:r>
              <w:t>T2</w:t>
            </w:r>
          </w:p>
        </w:tc>
        <w:tc>
          <w:tcPr>
            <w:tcW w:w="3936" w:type="dxa"/>
          </w:tcPr>
          <w:p w14:paraId="54B3E351" w14:textId="77777777" w:rsidR="003E55BE" w:rsidRDefault="003E55BE" w:rsidP="003E55BE">
            <w:r>
              <w:t>UPDATE</w:t>
            </w:r>
          </w:p>
          <w:p w14:paraId="142480B5" w14:textId="26F97DD0" w:rsidR="003E55BE" w:rsidRDefault="00445F06" w:rsidP="003E55BE">
            <w:r>
              <w:t>ch</w:t>
            </w:r>
            <w:r w:rsidR="003E55BE">
              <w:t>2.KHOHS_NVBH</w:t>
            </w:r>
          </w:p>
          <w:p w14:paraId="576A50E8" w14:textId="6D5A562E" w:rsidR="003E55BE" w:rsidRDefault="003E55BE" w:rsidP="003E55BE">
            <w:r>
              <w:t xml:space="preserve">SET </w:t>
            </w:r>
            <w:proofErr w:type="spellStart"/>
            <w:r>
              <w:t>tinhtrang</w:t>
            </w:r>
            <w:proofErr w:type="spellEnd"/>
            <w:r>
              <w:t xml:space="preserve"> = '</w:t>
            </w:r>
            <w:r w:rsidR="00445F06">
              <w:t>C</w:t>
            </w:r>
            <w:r>
              <w:t xml:space="preserve">on hang' </w:t>
            </w:r>
          </w:p>
          <w:p w14:paraId="716B310D" w14:textId="5C1385FB" w:rsidR="00D333F4" w:rsidRDefault="003E55BE" w:rsidP="003E55BE">
            <w:r>
              <w:t xml:space="preserve">WHERE </w:t>
            </w:r>
            <w:proofErr w:type="spellStart"/>
            <w:r>
              <w:t>mahs</w:t>
            </w:r>
            <w:proofErr w:type="spellEnd"/>
            <w:r>
              <w:t xml:space="preserve"> = 'HS002';</w:t>
            </w:r>
          </w:p>
        </w:tc>
        <w:tc>
          <w:tcPr>
            <w:tcW w:w="1031" w:type="dxa"/>
          </w:tcPr>
          <w:p w14:paraId="3845C279" w14:textId="77777777" w:rsidR="00D333F4" w:rsidRDefault="00D333F4" w:rsidP="00830D3F"/>
        </w:tc>
        <w:tc>
          <w:tcPr>
            <w:tcW w:w="2553" w:type="dxa"/>
          </w:tcPr>
          <w:p w14:paraId="67427472" w14:textId="15494A77" w:rsidR="00D333F4" w:rsidRDefault="00D333F4" w:rsidP="00830D3F"/>
        </w:tc>
        <w:tc>
          <w:tcPr>
            <w:tcW w:w="1026" w:type="dxa"/>
          </w:tcPr>
          <w:p w14:paraId="7B7A271B" w14:textId="77777777" w:rsidR="00D333F4" w:rsidRDefault="00D333F4" w:rsidP="00830D3F"/>
        </w:tc>
      </w:tr>
      <w:tr w:rsidR="00445F06" w14:paraId="0E7DE12E" w14:textId="77777777" w:rsidTr="00830D3F">
        <w:tc>
          <w:tcPr>
            <w:tcW w:w="804" w:type="dxa"/>
          </w:tcPr>
          <w:p w14:paraId="32474503" w14:textId="77777777" w:rsidR="00D333F4" w:rsidRDefault="00D333F4" w:rsidP="00830D3F">
            <w:r>
              <w:t>T3</w:t>
            </w:r>
          </w:p>
        </w:tc>
        <w:tc>
          <w:tcPr>
            <w:tcW w:w="3936" w:type="dxa"/>
          </w:tcPr>
          <w:p w14:paraId="4B7A12FA" w14:textId="37BA7CC4" w:rsidR="00D333F4" w:rsidRDefault="00D333F4" w:rsidP="00830D3F"/>
        </w:tc>
        <w:tc>
          <w:tcPr>
            <w:tcW w:w="1031" w:type="dxa"/>
          </w:tcPr>
          <w:p w14:paraId="2536D1E5" w14:textId="77777777" w:rsidR="00D333F4" w:rsidRDefault="00D333F4" w:rsidP="00830D3F"/>
        </w:tc>
        <w:tc>
          <w:tcPr>
            <w:tcW w:w="2553" w:type="dxa"/>
          </w:tcPr>
          <w:p w14:paraId="77D2B4A3" w14:textId="77777777" w:rsidR="005C4C9C" w:rsidRDefault="005C4C9C" w:rsidP="005C4C9C">
            <w:r>
              <w:t>UPDATE</w:t>
            </w:r>
          </w:p>
          <w:p w14:paraId="6968BD69" w14:textId="4B5D2853" w:rsidR="005C4C9C" w:rsidRDefault="00445F06" w:rsidP="005C4C9C">
            <w:r>
              <w:t>ch</w:t>
            </w:r>
            <w:r w:rsidR="005C4C9C">
              <w:t>2.KHOHS_NVBH@c</w:t>
            </w:r>
            <w:r>
              <w:t>h</w:t>
            </w:r>
            <w:r w:rsidR="005C4C9C">
              <w:t>2_</w:t>
            </w:r>
            <w:r>
              <w:t>db</w:t>
            </w:r>
            <w:r w:rsidR="005C4C9C">
              <w:t xml:space="preserve">link </w:t>
            </w:r>
          </w:p>
          <w:p w14:paraId="72374A12" w14:textId="34F3FC96" w:rsidR="005C4C9C" w:rsidRDefault="005C4C9C" w:rsidP="005C4C9C">
            <w:r>
              <w:lastRenderedPageBreak/>
              <w:t xml:space="preserve">SET </w:t>
            </w:r>
            <w:proofErr w:type="spellStart"/>
            <w:r>
              <w:t>tinhtrang</w:t>
            </w:r>
            <w:proofErr w:type="spellEnd"/>
            <w:r>
              <w:t xml:space="preserve"> = '</w:t>
            </w:r>
            <w:r w:rsidR="00445F06">
              <w:t>C</w:t>
            </w:r>
            <w:r>
              <w:t xml:space="preserve">on hang' </w:t>
            </w:r>
          </w:p>
          <w:p w14:paraId="431F0633" w14:textId="7C68E876" w:rsidR="00D333F4" w:rsidRDefault="005C4C9C" w:rsidP="005C4C9C">
            <w:r>
              <w:t xml:space="preserve">WHERE </w:t>
            </w:r>
            <w:proofErr w:type="spellStart"/>
            <w:r>
              <w:t>mahs</w:t>
            </w:r>
            <w:proofErr w:type="spellEnd"/>
            <w:r>
              <w:t xml:space="preserve"> = 'HS001';</w:t>
            </w:r>
          </w:p>
        </w:tc>
        <w:tc>
          <w:tcPr>
            <w:tcW w:w="1026" w:type="dxa"/>
          </w:tcPr>
          <w:p w14:paraId="183D9B5C" w14:textId="77777777" w:rsidR="00D333F4" w:rsidRDefault="00D333F4" w:rsidP="00830D3F"/>
        </w:tc>
      </w:tr>
      <w:tr w:rsidR="00445F06" w14:paraId="54BE35D3" w14:textId="77777777" w:rsidTr="00830D3F">
        <w:tc>
          <w:tcPr>
            <w:tcW w:w="804" w:type="dxa"/>
          </w:tcPr>
          <w:p w14:paraId="3414BC92" w14:textId="0CD8BAB0" w:rsidR="003E55BE" w:rsidRDefault="003E55BE" w:rsidP="00830D3F">
            <w:r>
              <w:t>T4</w:t>
            </w:r>
          </w:p>
        </w:tc>
        <w:tc>
          <w:tcPr>
            <w:tcW w:w="3936" w:type="dxa"/>
          </w:tcPr>
          <w:p w14:paraId="1A92FB31" w14:textId="77777777" w:rsidR="003E55BE" w:rsidRDefault="003E55BE" w:rsidP="00830D3F"/>
        </w:tc>
        <w:tc>
          <w:tcPr>
            <w:tcW w:w="1031" w:type="dxa"/>
          </w:tcPr>
          <w:p w14:paraId="13BB4B97" w14:textId="77777777" w:rsidR="003E55BE" w:rsidRDefault="003E55BE" w:rsidP="00830D3F"/>
        </w:tc>
        <w:tc>
          <w:tcPr>
            <w:tcW w:w="2553" w:type="dxa"/>
          </w:tcPr>
          <w:p w14:paraId="134F8998" w14:textId="77777777" w:rsidR="003E55BE" w:rsidRDefault="003E55BE" w:rsidP="003E55BE">
            <w:pPr>
              <w:jc w:val="both"/>
            </w:pPr>
          </w:p>
        </w:tc>
        <w:tc>
          <w:tcPr>
            <w:tcW w:w="1026" w:type="dxa"/>
          </w:tcPr>
          <w:p w14:paraId="6D5E465C" w14:textId="77777777" w:rsidR="003E55BE" w:rsidRDefault="003E55BE" w:rsidP="00830D3F"/>
        </w:tc>
      </w:tr>
    </w:tbl>
    <w:p w14:paraId="55AFDA48" w14:textId="77777777" w:rsidR="00D333F4" w:rsidRPr="00D333F4" w:rsidRDefault="00D333F4" w:rsidP="00D333F4"/>
    <w:p w14:paraId="060D6630" w14:textId="0B4865E1" w:rsidR="00F23331" w:rsidRDefault="00F23331" w:rsidP="00F23331">
      <w:pPr>
        <w:pStyle w:val="Heading3"/>
      </w:pPr>
      <w:bookmarkStart w:id="34" w:name="_Toc154958910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34"/>
      <w:proofErr w:type="spellEnd"/>
    </w:p>
    <w:p w14:paraId="7D4FB32E" w14:textId="7599D9A1" w:rsidR="00CE25BE" w:rsidRDefault="00CE25BE" w:rsidP="00CE25BE">
      <w:pPr>
        <w:rPr>
          <w:b/>
          <w:spacing w:val="-2"/>
        </w:rPr>
      </w:pPr>
      <w:proofErr w:type="spellStart"/>
      <w:r>
        <w:t>Hệ</w:t>
      </w:r>
      <w:proofErr w:type="spellEnd"/>
      <w:r>
        <w:rPr>
          <w:spacing w:val="-2"/>
        </w:rPr>
        <w:t xml:space="preserve"> </w:t>
      </w:r>
      <w:proofErr w:type="spellStart"/>
      <w:r>
        <w:t>quản</w:t>
      </w:r>
      <w:proofErr w:type="spellEnd"/>
      <w:r>
        <w:rPr>
          <w:spacing w:val="-1"/>
        </w:rPr>
        <w:t xml:space="preserve"> </w:t>
      </w:r>
      <w:proofErr w:type="spellStart"/>
      <w:r>
        <w:t>trị</w:t>
      </w:r>
      <w:proofErr w:type="spellEnd"/>
      <w:r>
        <w:rPr>
          <w:spacing w:val="-1"/>
        </w:rPr>
        <w:t xml:space="preserve"> </w:t>
      </w:r>
      <w:proofErr w:type="spellStart"/>
      <w:r>
        <w:t>cơ</w:t>
      </w:r>
      <w:proofErr w:type="spellEnd"/>
      <w:r>
        <w:rPr>
          <w:spacing w:val="-2"/>
        </w:rPr>
        <w:t xml:space="preserve"> </w:t>
      </w:r>
      <w:proofErr w:type="spellStart"/>
      <w:r>
        <w:t>sở</w:t>
      </w:r>
      <w:proofErr w:type="spellEnd"/>
      <w:r>
        <w:rPr>
          <w:spacing w:val="-2"/>
        </w:rPr>
        <w:t xml:space="preserve"> </w:t>
      </w:r>
      <w:proofErr w:type="spellStart"/>
      <w:r>
        <w:t>dữ</w:t>
      </w:r>
      <w:proofErr w:type="spellEnd"/>
      <w:r>
        <w:rPr>
          <w:spacing w:val="-3"/>
        </w:rPr>
        <w:t xml:space="preserve"> </w:t>
      </w:r>
      <w:proofErr w:type="spellStart"/>
      <w:r>
        <w:t>liệu</w:t>
      </w:r>
      <w:proofErr w:type="spellEnd"/>
      <w:r>
        <w:rPr>
          <w:spacing w:val="-4"/>
        </w:rPr>
        <w:t xml:space="preserve"> </w:t>
      </w:r>
      <w:r>
        <w:t>Oracle</w:t>
      </w:r>
      <w:r>
        <w:rPr>
          <w:spacing w:val="-5"/>
        </w:rPr>
        <w:t xml:space="preserve"> </w:t>
      </w:r>
      <w:proofErr w:type="spellStart"/>
      <w:r>
        <w:t>sẽ</w:t>
      </w:r>
      <w:proofErr w:type="spellEnd"/>
      <w:r>
        <w:rPr>
          <w:spacing w:val="-2"/>
        </w:rPr>
        <w:t xml:space="preserve"> </w:t>
      </w:r>
      <w:proofErr w:type="spellStart"/>
      <w:r>
        <w:t>tự</w:t>
      </w:r>
      <w:proofErr w:type="spellEnd"/>
      <w:r>
        <w:rPr>
          <w:spacing w:val="-3"/>
        </w:rPr>
        <w:t xml:space="preserve"> </w:t>
      </w:r>
      <w:proofErr w:type="spellStart"/>
      <w:r>
        <w:t>động</w:t>
      </w:r>
      <w:proofErr w:type="spellEnd"/>
      <w:r>
        <w:t xml:space="preserve"> </w:t>
      </w:r>
      <w:r w:rsidRPr="77215151">
        <w:rPr>
          <w:b/>
          <w:bCs/>
        </w:rPr>
        <w:t>ROLLBACK</w:t>
      </w:r>
      <w:r w:rsidRPr="77215151">
        <w:rPr>
          <w:b/>
          <w:bCs/>
          <w:spacing w:val="-2"/>
        </w:rPr>
        <w:t xml:space="preserve"> </w:t>
      </w:r>
      <w:proofErr w:type="spellStart"/>
      <w:r>
        <w:t>giao</w:t>
      </w:r>
      <w:proofErr w:type="spellEnd"/>
      <w:r>
        <w:rPr>
          <w:spacing w:val="-1"/>
        </w:rPr>
        <w:t xml:space="preserve"> </w:t>
      </w:r>
      <w:proofErr w:type="spellStart"/>
      <w:r>
        <w:t>dịch</w:t>
      </w:r>
      <w:proofErr w:type="spellEnd"/>
      <w:r>
        <w:rPr>
          <w:spacing w:val="-4"/>
        </w:rPr>
        <w:t xml:space="preserve"> </w:t>
      </w:r>
      <w:proofErr w:type="spellStart"/>
      <w:r>
        <w:t>không</w:t>
      </w:r>
      <w:proofErr w:type="spellEnd"/>
      <w:r>
        <w:rPr>
          <w:spacing w:val="-5"/>
        </w:rP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  <w:r>
        <w:rPr>
          <w:spacing w:val="-12"/>
        </w:rPr>
        <w:t xml:space="preserve"> </w:t>
      </w:r>
      <w:r>
        <w:t>Trong</w:t>
      </w:r>
      <w:r>
        <w:rPr>
          <w:spacing w:val="-11"/>
        </w:rPr>
        <w:t xml:space="preserve"> </w:t>
      </w:r>
      <w:proofErr w:type="spellStart"/>
      <w:r>
        <w:t>tình</w:t>
      </w:r>
      <w:proofErr w:type="spellEnd"/>
      <w:r>
        <w:rPr>
          <w:spacing w:val="-11"/>
        </w:rPr>
        <w:t xml:space="preserve"> </w:t>
      </w:r>
      <w:proofErr w:type="spellStart"/>
      <w:r>
        <w:t>huống</w:t>
      </w:r>
      <w:proofErr w:type="spellEnd"/>
      <w:r>
        <w:rPr>
          <w:spacing w:val="-11"/>
        </w:rPr>
        <w:t xml:space="preserve"> </w:t>
      </w:r>
      <w:proofErr w:type="spellStart"/>
      <w:r>
        <w:t>này</w:t>
      </w:r>
      <w:proofErr w:type="spellEnd"/>
      <w:r>
        <w:t>,</w:t>
      </w:r>
      <w:r>
        <w:rPr>
          <w:spacing w:val="-12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T1</w:t>
      </w:r>
      <w:r>
        <w:rPr>
          <w:spacing w:val="-11"/>
        </w:rPr>
        <w:t xml:space="preserve"> </w:t>
      </w:r>
      <w:proofErr w:type="spellStart"/>
      <w:r>
        <w:t>được</w:t>
      </w:r>
      <w:proofErr w:type="spellEnd"/>
      <w:r>
        <w:rPr>
          <w:spacing w:val="-11"/>
        </w:rPr>
        <w:t xml:space="preserve"> </w:t>
      </w:r>
      <w:proofErr w:type="spellStart"/>
      <w:r>
        <w:t>hệ</w:t>
      </w:r>
      <w:proofErr w:type="spellEnd"/>
      <w:r>
        <w:rPr>
          <w:spacing w:val="-11"/>
        </w:rPr>
        <w:t xml:space="preserve"> </w:t>
      </w:r>
      <w:proofErr w:type="spellStart"/>
      <w:r>
        <w:t>quản</w:t>
      </w:r>
      <w:proofErr w:type="spellEnd"/>
      <w:r>
        <w:rPr>
          <w:spacing w:val="-11"/>
        </w:rPr>
        <w:t xml:space="preserve"> </w:t>
      </w:r>
      <w:proofErr w:type="spellStart"/>
      <w:r>
        <w:t>trị</w:t>
      </w:r>
      <w:proofErr w:type="spellEnd"/>
      <w:r>
        <w:rPr>
          <w:spacing w:val="-11"/>
        </w:rPr>
        <w:t xml:space="preserve"> </w:t>
      </w:r>
      <w:proofErr w:type="spellStart"/>
      <w:r>
        <w:t>cơ</w:t>
      </w:r>
      <w:proofErr w:type="spellEnd"/>
      <w:r>
        <w:rPr>
          <w:spacing w:val="-11"/>
        </w:rPr>
        <w:t xml:space="preserve"> </w:t>
      </w:r>
      <w:proofErr w:type="spellStart"/>
      <w:r>
        <w:t>sở</w:t>
      </w:r>
      <w:proofErr w:type="spellEnd"/>
      <w:r>
        <w:rPr>
          <w:spacing w:val="-11"/>
        </w:rPr>
        <w:t xml:space="preserve"> </w:t>
      </w:r>
      <w:proofErr w:type="spellStart"/>
      <w:r>
        <w:t>dữ</w:t>
      </w:r>
      <w:proofErr w:type="spellEnd"/>
      <w:r>
        <w:rPr>
          <w:spacing w:val="-13"/>
        </w:rPr>
        <w:t xml:space="preserve"> </w:t>
      </w:r>
      <w:proofErr w:type="spellStart"/>
      <w:r>
        <w:t>liệu</w:t>
      </w:r>
      <w:proofErr w:type="spellEnd"/>
      <w:r>
        <w:rPr>
          <w:spacing w:val="-11"/>
        </w:rPr>
        <w:t xml:space="preserve"> </w:t>
      </w:r>
      <w:r>
        <w:t xml:space="preserve">Oracle </w:t>
      </w:r>
      <w:r w:rsidRPr="77215151">
        <w:rPr>
          <w:b/>
          <w:bCs/>
          <w:spacing w:val="-2"/>
        </w:rPr>
        <w:t>ROLLBACK</w:t>
      </w:r>
    </w:p>
    <w:p w14:paraId="6BE0E5D5" w14:textId="55270321" w:rsidR="003B6644" w:rsidRDefault="77215151" w:rsidP="77215151">
      <w:pPr>
        <w:pStyle w:val="Heading2"/>
      </w:pPr>
      <w:bookmarkStart w:id="35" w:name="_Toc154958911"/>
      <w:r>
        <w:t xml:space="preserve">Trường </w:t>
      </w:r>
      <w:proofErr w:type="spellStart"/>
      <w:r>
        <w:t>hợp</w:t>
      </w:r>
      <w:proofErr w:type="spellEnd"/>
      <w:r>
        <w:t xml:space="preserve"> Dirty read</w:t>
      </w:r>
      <w:bookmarkEnd w:id="35"/>
    </w:p>
    <w:p w14:paraId="6D5E9A7E" w14:textId="1D7C4643" w:rsidR="003B6644" w:rsidRDefault="77215151" w:rsidP="77215151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: </w:t>
      </w:r>
    </w:p>
    <w:p w14:paraId="40E5DBE0" w14:textId="20966D61" w:rsidR="00CF029B" w:rsidRDefault="77215151" w:rsidP="77215151">
      <w:proofErr w:type="spellStart"/>
      <w:r>
        <w:t>Trưởng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CH1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‘HS010’ </w:t>
      </w:r>
      <w:proofErr w:type="spellStart"/>
      <w:r>
        <w:t>tại</w:t>
      </w:r>
      <w:proofErr w:type="spellEnd"/>
      <w:r>
        <w:t xml:space="preserve"> CH2.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CH2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‘HS010’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gramStart"/>
      <w:r>
        <w:t>Commit;</w:t>
      </w:r>
      <w:proofErr w:type="gramEnd"/>
    </w:p>
    <w:p w14:paraId="521AC579" w14:textId="1D6F2B02" w:rsidR="003B6644" w:rsidRDefault="77215151" w:rsidP="77215151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CH1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commit </w:t>
      </w:r>
      <w:proofErr w:type="spellStart"/>
      <w:r>
        <w:t>đó</w:t>
      </w:r>
      <w:proofErr w:type="spellEnd"/>
      <w:r>
        <w:t>.</w:t>
      </w:r>
    </w:p>
    <w:p w14:paraId="0FB6498F" w14:textId="36415DC1" w:rsidR="003B6644" w:rsidRDefault="77215151" w:rsidP="77215151"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Oracle,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read</w:t>
      </w:r>
      <w:proofErr w:type="gramEnd"/>
    </w:p>
    <w:p w14:paraId="1B0C673C" w14:textId="6373BF96" w:rsidR="003B6644" w:rsidRPr="00933320" w:rsidRDefault="77215151" w:rsidP="00CE25BE">
      <w:r>
        <w:t xml:space="preserve">committed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Dirty Read.</w:t>
      </w:r>
    </w:p>
    <w:p w14:paraId="6731C4AB" w14:textId="77777777" w:rsidR="003B6644" w:rsidRPr="00633CC4" w:rsidRDefault="003B6644" w:rsidP="00CE25BE">
      <w:pPr>
        <w:rPr>
          <w:b/>
          <w:spacing w:val="-2"/>
        </w:rPr>
      </w:pPr>
    </w:p>
    <w:p w14:paraId="334C49F7" w14:textId="77777777" w:rsidR="003B6644" w:rsidRPr="00633CC4" w:rsidRDefault="003B6644" w:rsidP="00CE25BE">
      <w:pPr>
        <w:rPr>
          <w:b/>
          <w:spacing w:val="-2"/>
        </w:rPr>
      </w:pPr>
    </w:p>
    <w:p w14:paraId="6F90F279" w14:textId="77777777" w:rsidR="003B6644" w:rsidRPr="00633CC4" w:rsidRDefault="003B6644" w:rsidP="00CE25BE">
      <w:pPr>
        <w:rPr>
          <w:b/>
          <w:spacing w:val="-2"/>
        </w:rPr>
      </w:pPr>
    </w:p>
    <w:p w14:paraId="3A31BD52" w14:textId="77777777" w:rsidR="003B6644" w:rsidRPr="00633CC4" w:rsidRDefault="003B6644" w:rsidP="00CE25BE">
      <w:pPr>
        <w:rPr>
          <w:b/>
          <w:spacing w:val="-2"/>
        </w:rPr>
      </w:pPr>
    </w:p>
    <w:p w14:paraId="18DE8762" w14:textId="77777777" w:rsidR="003B6644" w:rsidRPr="00633CC4" w:rsidRDefault="003B6644" w:rsidP="00CE25BE">
      <w:pPr>
        <w:rPr>
          <w:b/>
          <w:spacing w:val="-2"/>
        </w:rPr>
      </w:pPr>
    </w:p>
    <w:p w14:paraId="0DB8EB35" w14:textId="77777777" w:rsidR="003B6644" w:rsidRPr="00633CC4" w:rsidRDefault="003B6644" w:rsidP="00CE25BE">
      <w:pPr>
        <w:rPr>
          <w:b/>
          <w:spacing w:val="-2"/>
        </w:rPr>
      </w:pPr>
    </w:p>
    <w:p w14:paraId="25C0AB4D" w14:textId="0212EF89" w:rsidR="00275B9F" w:rsidRPr="00633CC4" w:rsidRDefault="00275B9F">
      <w:r w:rsidRPr="00633CC4">
        <w:br w:type="page"/>
      </w:r>
    </w:p>
    <w:p w14:paraId="2B7C01F5" w14:textId="77777777" w:rsidR="003B6644" w:rsidRPr="00633CC4" w:rsidRDefault="003B6644" w:rsidP="00CE25BE"/>
    <w:p w14:paraId="3A246DB2" w14:textId="246DC91F" w:rsidR="00DB7651" w:rsidRDefault="00DB7651" w:rsidP="00F23331">
      <w:pPr>
        <w:pStyle w:val="Heading1"/>
      </w:pPr>
      <w:bookmarkStart w:id="36" w:name="_Toc154958912"/>
      <w:r>
        <w:t>Thực hiện tối ưu hóa truy vấn trên môi trường phân tán</w:t>
      </w:r>
      <w:bookmarkEnd w:id="36"/>
    </w:p>
    <w:p w14:paraId="70B9B64D" w14:textId="6B4150D6" w:rsidR="00DB7651" w:rsidRDefault="00DB7651" w:rsidP="00DB7651">
      <w:pPr>
        <w:pStyle w:val="Heading2"/>
      </w:pPr>
      <w:bookmarkStart w:id="37" w:name="_Toc154958913"/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bookmarkEnd w:id="37"/>
      <w:proofErr w:type="spellEnd"/>
    </w:p>
    <w:p w14:paraId="604E84A6" w14:textId="16039F05" w:rsidR="008A49B4" w:rsidRDefault="008A49B4" w:rsidP="00060F6A"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>
        <w:t>(</w:t>
      </w:r>
      <w:proofErr w:type="gramEnd"/>
      <w:r>
        <w:t xml:space="preserve">MAHS, </w:t>
      </w:r>
      <w:proofErr w:type="spellStart"/>
      <w:r>
        <w:t>TenHS</w:t>
      </w:r>
      <w:proofErr w:type="spellEnd"/>
      <w:r>
        <w:t xml:space="preserve">, </w:t>
      </w:r>
      <w:proofErr w:type="spellStart"/>
      <w:r>
        <w:t>tinhtrang</w:t>
      </w:r>
      <w:proofErr w:type="spellEnd"/>
      <w:r>
        <w:t xml:space="preserve">) ở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‘Hai San Good’,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12/2023,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500</w:t>
      </w:r>
    </w:p>
    <w:p w14:paraId="214B413D" w14:textId="14E08080" w:rsidR="003B6644" w:rsidRDefault="003B6644" w:rsidP="003B6644">
      <w:r>
        <w:t xml:space="preserve">Các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 w:rsidR="00DA7544"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bài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6644" w14:paraId="34E4E357" w14:textId="77777777" w:rsidTr="003B6644">
        <w:tc>
          <w:tcPr>
            <w:tcW w:w="4675" w:type="dxa"/>
          </w:tcPr>
          <w:p w14:paraId="4CBDC971" w14:textId="267915DE" w:rsidR="003B6644" w:rsidRPr="003B6644" w:rsidRDefault="003B6644" w:rsidP="003B6644">
            <w:pPr>
              <w:jc w:val="center"/>
              <w:rPr>
                <w:b/>
                <w:bCs/>
              </w:rPr>
            </w:pPr>
            <w:proofErr w:type="spellStart"/>
            <w:r w:rsidRPr="003B6644">
              <w:rPr>
                <w:b/>
                <w:bCs/>
              </w:rPr>
              <w:t>Từ</w:t>
            </w:r>
            <w:proofErr w:type="spellEnd"/>
            <w:r w:rsidRPr="003B6644">
              <w:rPr>
                <w:b/>
                <w:bCs/>
              </w:rPr>
              <w:t xml:space="preserve"> </w:t>
            </w:r>
            <w:proofErr w:type="spellStart"/>
            <w:r w:rsidRPr="003B6644">
              <w:rPr>
                <w:b/>
                <w:bCs/>
              </w:rPr>
              <w:t>viết</w:t>
            </w:r>
            <w:proofErr w:type="spellEnd"/>
            <w:r w:rsidRPr="003B6644">
              <w:rPr>
                <w:b/>
                <w:bCs/>
              </w:rPr>
              <w:t xml:space="preserve"> </w:t>
            </w:r>
            <w:proofErr w:type="spellStart"/>
            <w:r w:rsidRPr="003B6644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4675" w:type="dxa"/>
          </w:tcPr>
          <w:p w14:paraId="27E5C5E0" w14:textId="36142180" w:rsidR="003B6644" w:rsidRPr="003B6644" w:rsidRDefault="003B6644" w:rsidP="003B6644">
            <w:pPr>
              <w:jc w:val="center"/>
              <w:rPr>
                <w:b/>
                <w:bCs/>
              </w:rPr>
            </w:pPr>
            <w:proofErr w:type="spellStart"/>
            <w:r w:rsidRPr="003B6644">
              <w:rPr>
                <w:b/>
                <w:bCs/>
              </w:rPr>
              <w:t>Từ</w:t>
            </w:r>
            <w:proofErr w:type="spellEnd"/>
            <w:r w:rsidRPr="003B6644">
              <w:rPr>
                <w:b/>
                <w:bCs/>
              </w:rPr>
              <w:t xml:space="preserve"> </w:t>
            </w:r>
            <w:proofErr w:type="spellStart"/>
            <w:r w:rsidRPr="003B6644">
              <w:rPr>
                <w:b/>
                <w:bCs/>
              </w:rPr>
              <w:t>đầy</w:t>
            </w:r>
            <w:proofErr w:type="spellEnd"/>
            <w:r w:rsidRPr="003B6644">
              <w:rPr>
                <w:b/>
                <w:bCs/>
              </w:rPr>
              <w:t xml:space="preserve"> </w:t>
            </w:r>
            <w:proofErr w:type="spellStart"/>
            <w:r w:rsidRPr="003B6644">
              <w:rPr>
                <w:b/>
                <w:bCs/>
              </w:rPr>
              <w:t>đủ</w:t>
            </w:r>
            <w:proofErr w:type="spellEnd"/>
          </w:p>
        </w:tc>
      </w:tr>
      <w:tr w:rsidR="003B6644" w14:paraId="720E1D5A" w14:textId="77777777" w:rsidTr="003B6644">
        <w:tc>
          <w:tcPr>
            <w:tcW w:w="4675" w:type="dxa"/>
          </w:tcPr>
          <w:p w14:paraId="4BF24697" w14:textId="79D260CD" w:rsidR="003B6644" w:rsidRDefault="003B6644" w:rsidP="003B6644">
            <w:pPr>
              <w:jc w:val="center"/>
            </w:pPr>
            <w:r>
              <w:t>HD</w:t>
            </w:r>
          </w:p>
        </w:tc>
        <w:tc>
          <w:tcPr>
            <w:tcW w:w="4675" w:type="dxa"/>
          </w:tcPr>
          <w:p w14:paraId="288ADB5C" w14:textId="14AE8EFF" w:rsidR="003B6644" w:rsidRDefault="003B6644" w:rsidP="003B6644">
            <w:pPr>
              <w:jc w:val="center"/>
            </w:pPr>
            <w:r>
              <w:t>HOADON</w:t>
            </w:r>
          </w:p>
        </w:tc>
      </w:tr>
      <w:tr w:rsidR="003B6644" w14:paraId="20C90636" w14:textId="77777777" w:rsidTr="003B6644">
        <w:tc>
          <w:tcPr>
            <w:tcW w:w="4675" w:type="dxa"/>
          </w:tcPr>
          <w:p w14:paraId="22890A19" w14:textId="16D88891" w:rsidR="003B6644" w:rsidRDefault="003B6644" w:rsidP="003B6644">
            <w:pPr>
              <w:jc w:val="center"/>
            </w:pPr>
            <w:r>
              <w:t>C</w:t>
            </w:r>
          </w:p>
        </w:tc>
        <w:tc>
          <w:tcPr>
            <w:tcW w:w="4675" w:type="dxa"/>
          </w:tcPr>
          <w:p w14:paraId="7E55130E" w14:textId="006D82E1" w:rsidR="003B6644" w:rsidRDefault="003B6644" w:rsidP="003B6644">
            <w:pPr>
              <w:tabs>
                <w:tab w:val="left" w:pos="1704"/>
              </w:tabs>
            </w:pPr>
            <w:r>
              <w:tab/>
              <w:t>CTHD</w:t>
            </w:r>
          </w:p>
        </w:tc>
      </w:tr>
      <w:tr w:rsidR="003B6644" w14:paraId="186BA0D9" w14:textId="77777777" w:rsidTr="003B6644">
        <w:tc>
          <w:tcPr>
            <w:tcW w:w="4675" w:type="dxa"/>
          </w:tcPr>
          <w:p w14:paraId="5AFFFE7D" w14:textId="5B8C3736" w:rsidR="003B6644" w:rsidRDefault="003B6644" w:rsidP="003B6644">
            <w:pPr>
              <w:jc w:val="center"/>
            </w:pPr>
            <w:r>
              <w:t>HS</w:t>
            </w:r>
          </w:p>
        </w:tc>
        <w:tc>
          <w:tcPr>
            <w:tcW w:w="4675" w:type="dxa"/>
          </w:tcPr>
          <w:p w14:paraId="29D2D615" w14:textId="308C27E6" w:rsidR="003B6644" w:rsidRDefault="003B6644" w:rsidP="003B6644">
            <w:pPr>
              <w:jc w:val="center"/>
            </w:pPr>
            <w:r>
              <w:t>HAISAN</w:t>
            </w:r>
          </w:p>
        </w:tc>
      </w:tr>
      <w:tr w:rsidR="003B6644" w14:paraId="5A560190" w14:textId="77777777" w:rsidTr="003B6644">
        <w:tc>
          <w:tcPr>
            <w:tcW w:w="4675" w:type="dxa"/>
          </w:tcPr>
          <w:p w14:paraId="740667AA" w14:textId="7FA1AE99" w:rsidR="003B6644" w:rsidRDefault="003B6644" w:rsidP="003B6644">
            <w:pPr>
              <w:jc w:val="center"/>
            </w:pPr>
            <w:r>
              <w:t>KB</w:t>
            </w:r>
          </w:p>
        </w:tc>
        <w:tc>
          <w:tcPr>
            <w:tcW w:w="4675" w:type="dxa"/>
          </w:tcPr>
          <w:p w14:paraId="34C3E5DC" w14:textId="5264C305" w:rsidR="003B6644" w:rsidRDefault="003B6644" w:rsidP="003B6644">
            <w:pPr>
              <w:jc w:val="center"/>
            </w:pPr>
            <w:r>
              <w:t>KHOHS_NVBH</w:t>
            </w:r>
          </w:p>
        </w:tc>
      </w:tr>
      <w:tr w:rsidR="003B6644" w14:paraId="01F79E2B" w14:textId="77777777" w:rsidTr="003B6644">
        <w:tc>
          <w:tcPr>
            <w:tcW w:w="4675" w:type="dxa"/>
          </w:tcPr>
          <w:p w14:paraId="3086C695" w14:textId="327A2002" w:rsidR="003B6644" w:rsidRDefault="003B6644" w:rsidP="003B6644">
            <w:pPr>
              <w:jc w:val="center"/>
            </w:pPr>
            <w:r>
              <w:t>CH</w:t>
            </w:r>
          </w:p>
        </w:tc>
        <w:tc>
          <w:tcPr>
            <w:tcW w:w="4675" w:type="dxa"/>
          </w:tcPr>
          <w:p w14:paraId="3D7D10BB" w14:textId="799F4F7B" w:rsidR="003B6644" w:rsidRDefault="003B6644" w:rsidP="003B6644">
            <w:pPr>
              <w:jc w:val="center"/>
            </w:pPr>
            <w:r>
              <w:t>CUAHANG</w:t>
            </w:r>
          </w:p>
        </w:tc>
      </w:tr>
    </w:tbl>
    <w:p w14:paraId="074DED9D" w14:textId="77777777" w:rsidR="003B6644" w:rsidRDefault="003B6644" w:rsidP="008A49B4">
      <w:pPr>
        <w:rPr>
          <w:b/>
          <w:bCs/>
        </w:rPr>
      </w:pPr>
    </w:p>
    <w:p w14:paraId="5FFDD189" w14:textId="101B9F8B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SELECT DISTINCT</w:t>
      </w:r>
      <w:r w:rsidRPr="00BE51DA">
        <w:t xml:space="preserve"> </w:t>
      </w:r>
      <w:proofErr w:type="gramStart"/>
      <w:r w:rsidRPr="00BE51DA">
        <w:t>HS.MAHS</w:t>
      </w:r>
      <w:proofErr w:type="gramEnd"/>
      <w:r w:rsidRPr="00BE51DA">
        <w:t xml:space="preserve">, </w:t>
      </w:r>
      <w:proofErr w:type="spellStart"/>
      <w:r w:rsidRPr="00BE51DA">
        <w:t>TenHS</w:t>
      </w:r>
      <w:proofErr w:type="spellEnd"/>
      <w:r w:rsidRPr="00BE51DA">
        <w:t xml:space="preserve">, </w:t>
      </w:r>
      <w:proofErr w:type="spellStart"/>
      <w:r w:rsidRPr="00BE51DA">
        <w:t>tinhtrang</w:t>
      </w:r>
      <w:proofErr w:type="spellEnd"/>
    </w:p>
    <w:p w14:paraId="275C5D72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FROM</w:t>
      </w:r>
      <w:r w:rsidRPr="00BE51DA">
        <w:t xml:space="preserve"> HAISAN HS, KHOHS_NVBH KB, HOADON HD, CTHD C, CUAHANG CH</w:t>
      </w:r>
    </w:p>
    <w:p w14:paraId="1D79AEBD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WHERE</w:t>
      </w:r>
      <w:r w:rsidRPr="00BE51DA">
        <w:t xml:space="preserve"> </w:t>
      </w:r>
      <w:proofErr w:type="gramStart"/>
      <w:r w:rsidRPr="00BE51DA">
        <w:t>CH.MACH</w:t>
      </w:r>
      <w:proofErr w:type="gramEnd"/>
      <w:r w:rsidRPr="00BE51DA">
        <w:t xml:space="preserve"> = KB.MACH AND KB.MAHS = HS.MAHS AND HS.MAHS = C.MAHS AND </w:t>
      </w:r>
      <w:proofErr w:type="spellStart"/>
      <w:r w:rsidRPr="00BE51DA">
        <w:t>C.MaHD</w:t>
      </w:r>
      <w:proofErr w:type="spellEnd"/>
      <w:r w:rsidRPr="00BE51DA">
        <w:t xml:space="preserve"> = </w:t>
      </w:r>
      <w:proofErr w:type="spellStart"/>
      <w:r w:rsidRPr="00BE51DA">
        <w:t>HD.MaHD</w:t>
      </w:r>
      <w:proofErr w:type="spellEnd"/>
      <w:r w:rsidRPr="00BE51DA">
        <w:t xml:space="preserve"> </w:t>
      </w:r>
    </w:p>
    <w:p w14:paraId="603157B5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spellStart"/>
      <w:proofErr w:type="gramStart"/>
      <w:r w:rsidRPr="00BE51DA">
        <w:t>CH.TenCH</w:t>
      </w:r>
      <w:proofErr w:type="spellEnd"/>
      <w:proofErr w:type="gramEnd"/>
      <w:r w:rsidRPr="00BE51DA">
        <w:t xml:space="preserve"> = 'Hai San Good' </w:t>
      </w:r>
    </w:p>
    <w:p w14:paraId="5FFEACCB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gramStart"/>
      <w:r w:rsidRPr="00BE51DA">
        <w:t>EXTRACT(</w:t>
      </w:r>
      <w:proofErr w:type="gramEnd"/>
      <w:r w:rsidRPr="00BE51DA">
        <w:t xml:space="preserve">YEAR FROM </w:t>
      </w:r>
      <w:proofErr w:type="spellStart"/>
      <w:r w:rsidRPr="00BE51DA">
        <w:t>NgayLap</w:t>
      </w:r>
      <w:proofErr w:type="spellEnd"/>
      <w:r w:rsidRPr="00BE51DA">
        <w:t>) = 2023</w:t>
      </w:r>
    </w:p>
    <w:p w14:paraId="4837D31E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</w:t>
      </w: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gramStart"/>
      <w:r w:rsidRPr="00BE51DA">
        <w:t>EXTRACT(</w:t>
      </w:r>
      <w:proofErr w:type="gramEnd"/>
      <w:r w:rsidRPr="00BE51DA">
        <w:t xml:space="preserve">MONTH FROM </w:t>
      </w:r>
      <w:proofErr w:type="spellStart"/>
      <w:r w:rsidRPr="00BE51DA">
        <w:t>NgayLap</w:t>
      </w:r>
      <w:proofErr w:type="spellEnd"/>
      <w:r w:rsidRPr="00BE51DA">
        <w:t>) = 12</w:t>
      </w:r>
    </w:p>
    <w:p w14:paraId="20AB0AE7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</w:t>
      </w: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spellStart"/>
      <w:r w:rsidRPr="00BE51DA">
        <w:t>TongTien</w:t>
      </w:r>
      <w:proofErr w:type="spellEnd"/>
      <w:r w:rsidRPr="00BE51DA">
        <w:t xml:space="preserve"> &gt; 500</w:t>
      </w:r>
    </w:p>
    <w:p w14:paraId="35A30F3D" w14:textId="5CCE1410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</w:t>
      </w: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spellStart"/>
      <w:r w:rsidRPr="00BE51DA">
        <w:t>SoLuong</w:t>
      </w:r>
      <w:proofErr w:type="spellEnd"/>
      <w:r w:rsidRPr="00BE51DA">
        <w:t xml:space="preserve"> &gt; </w:t>
      </w:r>
      <w:proofErr w:type="gramStart"/>
      <w:r w:rsidRPr="00BE51DA">
        <w:t>2;</w:t>
      </w:r>
      <w:proofErr w:type="gramEnd"/>
    </w:p>
    <w:p w14:paraId="47F58387" w14:textId="5723FC6A" w:rsidR="00DB7651" w:rsidRDefault="00DB7651" w:rsidP="00DB7651">
      <w:pPr>
        <w:pStyle w:val="Heading2"/>
      </w:pPr>
      <w:bookmarkStart w:id="38" w:name="_Toc154958914"/>
      <w:r>
        <w:t xml:space="preserve">EXPLAIN QUERY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proofErr w:type="gramStart"/>
      <w:r>
        <w:t>giản</w:t>
      </w:r>
      <w:bookmarkEnd w:id="38"/>
      <w:proofErr w:type="spellEnd"/>
      <w:proofErr w:type="gramEnd"/>
    </w:p>
    <w:p w14:paraId="4043230D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SELECT</w:t>
      </w:r>
      <w:r w:rsidRPr="00BE51DA">
        <w:t xml:space="preserve"> /*+ GATHER_PLAN_STATISTICS */ </w:t>
      </w:r>
      <w:r w:rsidRPr="00BE51DA">
        <w:rPr>
          <w:b/>
          <w:bCs/>
        </w:rPr>
        <w:t>DISTINCT</w:t>
      </w:r>
      <w:r w:rsidRPr="00BE51DA">
        <w:t xml:space="preserve"> </w:t>
      </w:r>
      <w:proofErr w:type="gramStart"/>
      <w:r w:rsidRPr="00BE51DA">
        <w:t>HS.MAHS</w:t>
      </w:r>
      <w:proofErr w:type="gramEnd"/>
      <w:r w:rsidRPr="00BE51DA">
        <w:t xml:space="preserve">, </w:t>
      </w:r>
      <w:proofErr w:type="spellStart"/>
      <w:r w:rsidRPr="00BE51DA">
        <w:t>TenHS</w:t>
      </w:r>
      <w:proofErr w:type="spellEnd"/>
      <w:r w:rsidRPr="00BE51DA">
        <w:t xml:space="preserve">, </w:t>
      </w:r>
      <w:proofErr w:type="spellStart"/>
      <w:r w:rsidRPr="00BE51DA">
        <w:t>tinhtrang</w:t>
      </w:r>
      <w:proofErr w:type="spellEnd"/>
    </w:p>
    <w:p w14:paraId="6AA47EEA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FROM</w:t>
      </w:r>
      <w:r w:rsidRPr="00BE51DA">
        <w:t xml:space="preserve"> HAISAN HS, KHOHS_NVBH KB, HOADON HD, CTHD C, CUAHANG CH</w:t>
      </w:r>
    </w:p>
    <w:p w14:paraId="43A5C501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WHERE</w:t>
      </w:r>
      <w:r w:rsidRPr="00BE51DA">
        <w:t xml:space="preserve"> </w:t>
      </w:r>
      <w:proofErr w:type="gramStart"/>
      <w:r w:rsidRPr="00BE51DA">
        <w:t>CH.MACH</w:t>
      </w:r>
      <w:proofErr w:type="gramEnd"/>
      <w:r w:rsidRPr="00BE51DA">
        <w:t xml:space="preserve"> = KB.MACH AND KB.MAHS = HS.MAHS AND HS.MAHS = C.MAHS AND </w:t>
      </w:r>
      <w:proofErr w:type="spellStart"/>
      <w:r w:rsidRPr="00BE51DA">
        <w:t>C.MaHD</w:t>
      </w:r>
      <w:proofErr w:type="spellEnd"/>
      <w:r w:rsidRPr="00BE51DA">
        <w:t xml:space="preserve"> = </w:t>
      </w:r>
      <w:proofErr w:type="spellStart"/>
      <w:r w:rsidRPr="00BE51DA">
        <w:t>HD.MaHD</w:t>
      </w:r>
      <w:proofErr w:type="spellEnd"/>
      <w:r w:rsidRPr="00BE51DA">
        <w:t xml:space="preserve"> </w:t>
      </w:r>
    </w:p>
    <w:p w14:paraId="498383B7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spellStart"/>
      <w:proofErr w:type="gramStart"/>
      <w:r w:rsidRPr="00BE51DA">
        <w:t>CH.TenCH</w:t>
      </w:r>
      <w:proofErr w:type="spellEnd"/>
      <w:proofErr w:type="gramEnd"/>
      <w:r w:rsidRPr="00BE51DA">
        <w:t xml:space="preserve"> = 'Hai San Good' </w:t>
      </w:r>
    </w:p>
    <w:p w14:paraId="5560E0D7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lastRenderedPageBreak/>
        <w:tab/>
      </w:r>
      <w:r w:rsidRPr="00BE51DA">
        <w:rPr>
          <w:b/>
          <w:bCs/>
        </w:rPr>
        <w:t xml:space="preserve">AND </w:t>
      </w:r>
      <w:proofErr w:type="gramStart"/>
      <w:r w:rsidRPr="00BE51DA">
        <w:t>EXTRACT(</w:t>
      </w:r>
      <w:proofErr w:type="gramEnd"/>
      <w:r w:rsidRPr="00BE51DA">
        <w:t xml:space="preserve">YEAR FROM </w:t>
      </w:r>
      <w:proofErr w:type="spellStart"/>
      <w:r w:rsidRPr="00BE51DA">
        <w:t>NgayLap</w:t>
      </w:r>
      <w:proofErr w:type="spellEnd"/>
      <w:r w:rsidRPr="00BE51DA">
        <w:t>) = 2023</w:t>
      </w:r>
    </w:p>
    <w:p w14:paraId="009E7E63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</w:t>
      </w: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gramStart"/>
      <w:r w:rsidRPr="00BE51DA">
        <w:t>EXTRACT(</w:t>
      </w:r>
      <w:proofErr w:type="gramEnd"/>
      <w:r w:rsidRPr="00BE51DA">
        <w:t xml:space="preserve">MONTH FROM </w:t>
      </w:r>
      <w:proofErr w:type="spellStart"/>
      <w:r w:rsidRPr="00BE51DA">
        <w:t>NgayLap</w:t>
      </w:r>
      <w:proofErr w:type="spellEnd"/>
      <w:r w:rsidRPr="00BE51DA">
        <w:t>) = 12</w:t>
      </w:r>
    </w:p>
    <w:p w14:paraId="5B634D1E" w14:textId="77777777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</w:t>
      </w: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spellStart"/>
      <w:r w:rsidRPr="00BE51DA">
        <w:t>TongTien</w:t>
      </w:r>
      <w:proofErr w:type="spellEnd"/>
      <w:r w:rsidRPr="00BE51DA">
        <w:t xml:space="preserve"> &gt; 500</w:t>
      </w:r>
    </w:p>
    <w:p w14:paraId="21819082" w14:textId="0B9257BD" w:rsidR="008A49B4" w:rsidRPr="00BE51DA" w:rsidRDefault="008A49B4" w:rsidP="008A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</w:t>
      </w:r>
      <w:r w:rsidRPr="00BE51DA">
        <w:tab/>
      </w:r>
      <w:r w:rsidRPr="00BE51DA">
        <w:rPr>
          <w:b/>
          <w:bCs/>
        </w:rPr>
        <w:t>AND</w:t>
      </w:r>
      <w:r w:rsidRPr="00BE51DA">
        <w:t xml:space="preserve"> </w:t>
      </w:r>
      <w:proofErr w:type="spellStart"/>
      <w:r w:rsidRPr="00BE51DA">
        <w:t>SoLuong</w:t>
      </w:r>
      <w:proofErr w:type="spellEnd"/>
      <w:r w:rsidRPr="00BE51DA">
        <w:t xml:space="preserve"> &gt; </w:t>
      </w:r>
      <w:proofErr w:type="gramStart"/>
      <w:r w:rsidRPr="00BE51DA">
        <w:t>2;</w:t>
      </w:r>
      <w:proofErr w:type="gramEnd"/>
    </w:p>
    <w:p w14:paraId="16CB26BD" w14:textId="77777777" w:rsidR="008A49B4" w:rsidRDefault="008A49B4" w:rsidP="008A49B4"/>
    <w:p w14:paraId="5F2F92EE" w14:textId="77777777" w:rsidR="008A49B4" w:rsidRDefault="008A49B4" w:rsidP="003B51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SELECT</w:t>
      </w:r>
      <w:r>
        <w:t xml:space="preserve"> * </w:t>
      </w:r>
      <w:r w:rsidRPr="00BE51DA">
        <w:rPr>
          <w:b/>
          <w:bCs/>
        </w:rPr>
        <w:t xml:space="preserve">FROM </w:t>
      </w:r>
    </w:p>
    <w:p w14:paraId="3E4E8E1A" w14:textId="55BFAD90" w:rsidR="003B5167" w:rsidRDefault="008A49B4" w:rsidP="003B51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15F59">
        <w:rPr>
          <w:b/>
          <w:bCs/>
        </w:rPr>
        <w:t>TABLE</w:t>
      </w:r>
      <w:r>
        <w:t>(</w:t>
      </w:r>
      <w:proofErr w:type="spellStart"/>
      <w:r>
        <w:t>DBMS_XPLAN.display_cursor</w:t>
      </w:r>
      <w:proofErr w:type="spellEnd"/>
      <w:r>
        <w:t>(format=&gt;'ALLSTATS LAST')</w:t>
      </w:r>
      <w:proofErr w:type="gramStart"/>
      <w:r>
        <w:t>);</w:t>
      </w:r>
      <w:proofErr w:type="gramEnd"/>
    </w:p>
    <w:p w14:paraId="48472BFC" w14:textId="257703BF" w:rsidR="003B5167" w:rsidRDefault="003B5167" w:rsidP="003B5167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B856726" w14:textId="275ED3CF" w:rsidR="003B5167" w:rsidRPr="008A49B4" w:rsidRDefault="00661226" w:rsidP="003B5167">
      <w:r w:rsidRPr="00E43A91">
        <w:rPr>
          <w:noProof/>
        </w:rPr>
        <w:lastRenderedPageBreak/>
        <w:drawing>
          <wp:inline distT="0" distB="0" distL="0" distR="0" wp14:anchorId="7BF0661E" wp14:editId="508A7666">
            <wp:extent cx="4816257" cy="6530906"/>
            <wp:effectExtent l="0" t="0" r="3810" b="3810"/>
            <wp:docPr id="1327009009" name="Picture 132700900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9009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BA1F" w14:textId="77777777" w:rsidR="00AC4F9D" w:rsidRDefault="00AC4F9D">
      <w:pPr>
        <w:rPr>
          <w:rFonts w:eastAsiaTheme="majorEastAsia" w:cstheme="majorBidi"/>
          <w:b/>
          <w:color w:val="4472C4" w:themeColor="accent1"/>
        </w:rPr>
      </w:pPr>
      <w:r>
        <w:br w:type="page"/>
      </w:r>
    </w:p>
    <w:p w14:paraId="38CACF7D" w14:textId="09B3437D" w:rsidR="00DB7651" w:rsidRDefault="00DB7651" w:rsidP="00DB7651">
      <w:pPr>
        <w:pStyle w:val="Heading2"/>
      </w:pPr>
      <w:bookmarkStart w:id="39" w:name="_Toc154958915"/>
      <w:proofErr w:type="spellStart"/>
      <w:r>
        <w:lastRenderedPageBreak/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39"/>
      <w:proofErr w:type="spellEnd"/>
    </w:p>
    <w:p w14:paraId="1376497D" w14:textId="77777777" w:rsidR="0057080F" w:rsidRPr="0057080F" w:rsidRDefault="0057080F" w:rsidP="0057080F"/>
    <w:p w14:paraId="6C9AF674" w14:textId="01F09FE5" w:rsidR="003B6644" w:rsidRDefault="00735176" w:rsidP="003B6644">
      <w:pPr>
        <w:jc w:val="center"/>
      </w:pPr>
      <w:r>
        <w:rPr>
          <w:noProof/>
        </w:rPr>
        <w:drawing>
          <wp:inline distT="0" distB="0" distL="0" distR="0" wp14:anchorId="232C40A1" wp14:editId="3AC4CE9F">
            <wp:extent cx="5943600" cy="2975610"/>
            <wp:effectExtent l="0" t="0" r="0" b="0"/>
            <wp:docPr id="1183517940" name="Picture 1183517940" descr="A diagram of a triangl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7940" name="Picture 1" descr="A diagram of a triangle with black tex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77215151">
        <w:t>Đồ</w:t>
      </w:r>
      <w:proofErr w:type="spellEnd"/>
      <w:r w:rsidR="77215151">
        <w:t xml:space="preserve"> </w:t>
      </w:r>
      <w:proofErr w:type="spellStart"/>
      <w:r w:rsidR="77215151">
        <w:t>thị</w:t>
      </w:r>
      <w:proofErr w:type="spellEnd"/>
      <w:r w:rsidR="77215151">
        <w:t xml:space="preserve"> </w:t>
      </w:r>
      <w:proofErr w:type="spellStart"/>
      <w:r w:rsidR="77215151">
        <w:t>truy</w:t>
      </w:r>
      <w:proofErr w:type="spellEnd"/>
      <w:r w:rsidR="77215151">
        <w:t xml:space="preserve"> </w:t>
      </w:r>
      <w:proofErr w:type="spellStart"/>
      <w:r w:rsidR="77215151">
        <w:t>vấn</w:t>
      </w:r>
      <w:proofErr w:type="spellEnd"/>
    </w:p>
    <w:p w14:paraId="2DA141EC" w14:textId="77777777" w:rsidR="00DA7544" w:rsidRDefault="00DA7544" w:rsidP="003B6644"/>
    <w:p w14:paraId="248EAB14" w14:textId="71824516" w:rsidR="003B6644" w:rsidRDefault="003B6644" w:rsidP="003B6644"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=&gt;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</w:p>
    <w:p w14:paraId="39815D36" w14:textId="0D7AF6F3" w:rsidR="003B5167" w:rsidRDefault="003F72AB" w:rsidP="003B5167">
      <w:pPr>
        <w:jc w:val="center"/>
      </w:pPr>
      <w:r>
        <w:rPr>
          <w:noProof/>
        </w:rPr>
        <w:lastRenderedPageBreak/>
        <w:drawing>
          <wp:inline distT="0" distB="0" distL="0" distR="0" wp14:anchorId="6D4EB1AA" wp14:editId="5265D33D">
            <wp:extent cx="5943600" cy="7563485"/>
            <wp:effectExtent l="0" t="0" r="0" b="0"/>
            <wp:docPr id="2009452504" name="Picture 2009452504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52504" name="Picture 2" descr="A diagram of a tre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96F" w14:textId="02512E77" w:rsidR="003B5167" w:rsidRDefault="77215151" w:rsidP="003B5167">
      <w:pPr>
        <w:jc w:val="center"/>
      </w:pP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 w:rsidR="003B5167">
        <w:t>trung</w:t>
      </w:r>
      <w:proofErr w:type="spellEnd"/>
    </w:p>
    <w:p w14:paraId="4DA15E77" w14:textId="3A14530D" w:rsidR="003B5167" w:rsidRDefault="003B5167" w:rsidP="003B5167">
      <w:pPr>
        <w:jc w:val="center"/>
      </w:pPr>
    </w:p>
    <w:p w14:paraId="63734E3F" w14:textId="2C4D7A3D" w:rsidR="00037094" w:rsidRDefault="007E5A17" w:rsidP="003B5167">
      <w:pPr>
        <w:jc w:val="center"/>
      </w:pPr>
      <w:r>
        <w:rPr>
          <w:noProof/>
        </w:rPr>
        <w:lastRenderedPageBreak/>
        <w:drawing>
          <wp:inline distT="0" distB="0" distL="0" distR="0" wp14:anchorId="74D99A2B" wp14:editId="79604B28">
            <wp:extent cx="5943600" cy="7563485"/>
            <wp:effectExtent l="0" t="0" r="0" b="0"/>
            <wp:docPr id="180287472" name="Picture 180287472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96054" name="Picture 3" descr="A diagram of a tre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9462" w14:textId="2EDBFC99" w:rsidR="00037094" w:rsidRPr="00037094" w:rsidRDefault="00037094" w:rsidP="003B5167">
      <w:pPr>
        <w:jc w:val="center"/>
      </w:pPr>
      <w:proofErr w:type="spellStart"/>
      <w:r w:rsidRPr="00037094">
        <w:t>Câu</w:t>
      </w:r>
      <w:proofErr w:type="spellEnd"/>
      <w:r w:rsidRPr="00037094">
        <w:t xml:space="preserve"> </w:t>
      </w:r>
      <w:proofErr w:type="spellStart"/>
      <w:r w:rsidRPr="00037094">
        <w:t>truy</w:t>
      </w:r>
      <w:proofErr w:type="spellEnd"/>
      <w:r w:rsidRPr="00037094">
        <w:t xml:space="preserve"> </w:t>
      </w:r>
      <w:proofErr w:type="spellStart"/>
      <w:r w:rsidRPr="00037094">
        <w:t>vấn</w:t>
      </w:r>
      <w:proofErr w:type="spellEnd"/>
      <w:r w:rsidRPr="00037094">
        <w:t xml:space="preserve"> </w:t>
      </w:r>
      <w:proofErr w:type="spellStart"/>
      <w:r w:rsidRPr="00037094">
        <w:t>tối</w:t>
      </w:r>
      <w:proofErr w:type="spellEnd"/>
      <w:r w:rsidRPr="00037094">
        <w:t xml:space="preserve"> </w:t>
      </w:r>
      <w:proofErr w:type="spellStart"/>
      <w:r w:rsidRPr="00037094">
        <w:t>ưu</w:t>
      </w:r>
      <w:proofErr w:type="spellEnd"/>
      <w:r w:rsidRPr="00037094"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</w:p>
    <w:p w14:paraId="7CF9DFEB" w14:textId="01424B9B" w:rsidR="00DB7651" w:rsidRDefault="00DB7651" w:rsidP="00DB7651">
      <w:pPr>
        <w:pStyle w:val="Heading2"/>
      </w:pPr>
      <w:bookmarkStart w:id="40" w:name="_Toc154958916"/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40"/>
      <w:proofErr w:type="spellEnd"/>
    </w:p>
    <w:p w14:paraId="7CB43F83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 xml:space="preserve">SELECT DISTINCT </w:t>
      </w:r>
      <w:r w:rsidRPr="00BE51DA">
        <w:t xml:space="preserve">MAHS, </w:t>
      </w:r>
      <w:proofErr w:type="spellStart"/>
      <w:r w:rsidRPr="00BE51DA">
        <w:t>TenHS</w:t>
      </w:r>
      <w:proofErr w:type="spellEnd"/>
      <w:r w:rsidRPr="00BE51DA">
        <w:t xml:space="preserve">, </w:t>
      </w:r>
      <w:proofErr w:type="spellStart"/>
      <w:proofErr w:type="gramStart"/>
      <w:r w:rsidRPr="00BE51DA">
        <w:t>tinhtrang</w:t>
      </w:r>
      <w:proofErr w:type="spellEnd"/>
      <w:proofErr w:type="gramEnd"/>
    </w:p>
    <w:p w14:paraId="29F589F7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FROM</w:t>
      </w:r>
      <w:r w:rsidRPr="00BE51DA">
        <w:t xml:space="preserve"> ((</w:t>
      </w:r>
      <w:r w:rsidRPr="00BE51DA">
        <w:rPr>
          <w:b/>
          <w:bCs/>
        </w:rPr>
        <w:t>SELECT</w:t>
      </w:r>
      <w:r w:rsidRPr="00BE51DA">
        <w:t xml:space="preserve"> MACH, </w:t>
      </w:r>
      <w:proofErr w:type="gramStart"/>
      <w:r w:rsidRPr="00BE51DA">
        <w:t>E.MAHS</w:t>
      </w:r>
      <w:proofErr w:type="gramEnd"/>
      <w:r w:rsidRPr="00BE51DA">
        <w:t xml:space="preserve">, </w:t>
      </w:r>
      <w:proofErr w:type="spellStart"/>
      <w:r w:rsidRPr="00BE51DA">
        <w:t>TenHS</w:t>
      </w:r>
      <w:proofErr w:type="spellEnd"/>
      <w:r w:rsidRPr="00BE51DA">
        <w:t xml:space="preserve">, </w:t>
      </w:r>
      <w:proofErr w:type="spellStart"/>
      <w:r w:rsidRPr="00BE51DA">
        <w:t>tinhtrang</w:t>
      </w:r>
      <w:proofErr w:type="spellEnd"/>
    </w:p>
    <w:p w14:paraId="4BBA887E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</w:t>
      </w:r>
      <w:r w:rsidRPr="00BE51DA">
        <w:rPr>
          <w:b/>
          <w:bCs/>
        </w:rPr>
        <w:t>FROM</w:t>
      </w:r>
      <w:r w:rsidRPr="00BE51DA">
        <w:t xml:space="preserve"> ((</w:t>
      </w:r>
      <w:r w:rsidRPr="00BE51DA">
        <w:rPr>
          <w:b/>
          <w:bCs/>
        </w:rPr>
        <w:t>SELECT</w:t>
      </w:r>
      <w:r w:rsidRPr="00BE51DA">
        <w:t xml:space="preserve"> </w:t>
      </w:r>
      <w:proofErr w:type="gramStart"/>
      <w:r w:rsidRPr="00BE51DA">
        <w:t>C.MAHS</w:t>
      </w:r>
      <w:proofErr w:type="gramEnd"/>
      <w:r w:rsidRPr="00BE51DA">
        <w:t xml:space="preserve">, </w:t>
      </w:r>
      <w:proofErr w:type="spellStart"/>
      <w:r w:rsidRPr="00BE51DA">
        <w:t>TenHS</w:t>
      </w:r>
      <w:proofErr w:type="spellEnd"/>
    </w:p>
    <w:p w14:paraId="4E1339B7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 xml:space="preserve">        FROM </w:t>
      </w:r>
      <w:r w:rsidRPr="00BE51DA">
        <w:t>((</w:t>
      </w:r>
      <w:r w:rsidRPr="00BE51DA">
        <w:rPr>
          <w:b/>
          <w:bCs/>
        </w:rPr>
        <w:t>SELECT</w:t>
      </w:r>
      <w:r w:rsidRPr="00BE51DA">
        <w:t xml:space="preserve"> MAHS</w:t>
      </w:r>
    </w:p>
    <w:p w14:paraId="529A098E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</w:t>
      </w:r>
      <w:r w:rsidRPr="00BE51DA">
        <w:rPr>
          <w:b/>
          <w:bCs/>
        </w:rPr>
        <w:t>FROM</w:t>
      </w:r>
      <w:r w:rsidRPr="00BE51DA">
        <w:t xml:space="preserve"> ((</w:t>
      </w:r>
      <w:r w:rsidRPr="00BE51DA">
        <w:rPr>
          <w:b/>
          <w:bCs/>
        </w:rPr>
        <w:t>SELECT</w:t>
      </w:r>
      <w:r w:rsidRPr="00BE51DA">
        <w:t xml:space="preserve"> MaHD </w:t>
      </w:r>
      <w:r w:rsidRPr="00BE51DA">
        <w:rPr>
          <w:b/>
          <w:bCs/>
        </w:rPr>
        <w:t>FROM</w:t>
      </w:r>
      <w:r w:rsidRPr="00BE51DA">
        <w:t xml:space="preserve"> CN1.HOADON</w:t>
      </w:r>
    </w:p>
    <w:p w14:paraId="7A6D71E3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</w:t>
      </w:r>
      <w:r w:rsidRPr="00BE51DA">
        <w:rPr>
          <w:b/>
          <w:bCs/>
        </w:rPr>
        <w:t>WHERE</w:t>
      </w:r>
      <w:r w:rsidRPr="00BE51DA">
        <w:t xml:space="preserve"> </w:t>
      </w:r>
      <w:proofErr w:type="gramStart"/>
      <w:r w:rsidRPr="00BE51DA">
        <w:t>EXTRACT(</w:t>
      </w:r>
      <w:proofErr w:type="gramEnd"/>
      <w:r w:rsidRPr="00BE51DA">
        <w:t xml:space="preserve">YEAR </w:t>
      </w:r>
      <w:r w:rsidRPr="00BE51DA">
        <w:rPr>
          <w:b/>
          <w:bCs/>
        </w:rPr>
        <w:t>FROM</w:t>
      </w:r>
      <w:r w:rsidRPr="00BE51DA">
        <w:t xml:space="preserve"> </w:t>
      </w:r>
      <w:proofErr w:type="spellStart"/>
      <w:r w:rsidRPr="00BE51DA">
        <w:t>NgayLap</w:t>
      </w:r>
      <w:proofErr w:type="spellEnd"/>
      <w:r w:rsidRPr="00BE51DA">
        <w:t xml:space="preserve">) = 2023 </w:t>
      </w:r>
    </w:p>
    <w:p w14:paraId="53B7017B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</w:t>
      </w:r>
      <w:r w:rsidRPr="00BE51DA">
        <w:rPr>
          <w:b/>
          <w:bCs/>
        </w:rPr>
        <w:t>AND</w:t>
      </w:r>
      <w:r w:rsidRPr="00BE51DA">
        <w:t xml:space="preserve"> </w:t>
      </w:r>
      <w:proofErr w:type="gramStart"/>
      <w:r w:rsidRPr="00BE51DA">
        <w:t>EXTRACT(</w:t>
      </w:r>
      <w:proofErr w:type="gramEnd"/>
      <w:r w:rsidRPr="00BE51DA">
        <w:t xml:space="preserve">MONTH </w:t>
      </w:r>
      <w:r w:rsidRPr="00BE51DA">
        <w:rPr>
          <w:b/>
          <w:bCs/>
        </w:rPr>
        <w:t>FROM</w:t>
      </w:r>
      <w:r w:rsidRPr="00BE51DA">
        <w:t xml:space="preserve"> </w:t>
      </w:r>
      <w:proofErr w:type="spellStart"/>
      <w:r w:rsidRPr="00BE51DA">
        <w:t>NgayLap</w:t>
      </w:r>
      <w:proofErr w:type="spellEnd"/>
      <w:r w:rsidRPr="00BE51DA">
        <w:t>) = 12</w:t>
      </w:r>
    </w:p>
    <w:p w14:paraId="2EC0BACE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</w:t>
      </w:r>
      <w:r w:rsidRPr="00BE51DA">
        <w:rPr>
          <w:b/>
          <w:bCs/>
        </w:rPr>
        <w:t xml:space="preserve">AND </w:t>
      </w:r>
      <w:proofErr w:type="spellStart"/>
      <w:r w:rsidRPr="00BE51DA">
        <w:t>TongTien</w:t>
      </w:r>
      <w:proofErr w:type="spellEnd"/>
      <w:r w:rsidRPr="00BE51DA">
        <w:t xml:space="preserve"> &gt; 500) A</w:t>
      </w:r>
    </w:p>
    <w:p w14:paraId="32CB32A0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INNER JOIN (</w:t>
      </w:r>
      <w:r w:rsidRPr="00BE51DA">
        <w:rPr>
          <w:b/>
          <w:bCs/>
        </w:rPr>
        <w:t>SELECT</w:t>
      </w:r>
      <w:r w:rsidRPr="00BE51DA">
        <w:t xml:space="preserve"> MaHD, MAHS</w:t>
      </w:r>
    </w:p>
    <w:p w14:paraId="3861EA09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 xml:space="preserve">                    FROM </w:t>
      </w:r>
      <w:r w:rsidRPr="00BE51DA">
        <w:t xml:space="preserve">CN1.CTHD </w:t>
      </w:r>
      <w:r w:rsidRPr="00BE51DA">
        <w:rPr>
          <w:b/>
          <w:bCs/>
        </w:rPr>
        <w:t>WHERE</w:t>
      </w:r>
      <w:r w:rsidRPr="00BE51DA">
        <w:t xml:space="preserve"> </w:t>
      </w:r>
      <w:proofErr w:type="spellStart"/>
      <w:r w:rsidRPr="00BE51DA">
        <w:t>SoLuong</w:t>
      </w:r>
      <w:proofErr w:type="spellEnd"/>
      <w:r w:rsidRPr="00BE51DA">
        <w:t xml:space="preserve"> &gt; 2) B</w:t>
      </w:r>
    </w:p>
    <w:p w14:paraId="1F5C20CE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ON </w:t>
      </w:r>
      <w:proofErr w:type="spellStart"/>
      <w:proofErr w:type="gramStart"/>
      <w:r w:rsidRPr="00BE51DA">
        <w:t>A.MaHD</w:t>
      </w:r>
      <w:proofErr w:type="spellEnd"/>
      <w:proofErr w:type="gramEnd"/>
      <w:r w:rsidRPr="00BE51DA">
        <w:t xml:space="preserve"> = </w:t>
      </w:r>
      <w:proofErr w:type="spellStart"/>
      <w:r w:rsidRPr="00BE51DA">
        <w:t>B.MaHD</w:t>
      </w:r>
      <w:proofErr w:type="spellEnd"/>
      <w:r w:rsidRPr="00BE51DA">
        <w:t>)) C</w:t>
      </w:r>
    </w:p>
    <w:p w14:paraId="2C6347E4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INNER JOIN (</w:t>
      </w:r>
      <w:r w:rsidRPr="00BE51DA">
        <w:rPr>
          <w:b/>
          <w:bCs/>
        </w:rPr>
        <w:t>SELECT</w:t>
      </w:r>
      <w:r w:rsidRPr="00BE51DA">
        <w:t xml:space="preserve"> MAHS, </w:t>
      </w:r>
      <w:proofErr w:type="spellStart"/>
      <w:r w:rsidRPr="00BE51DA">
        <w:t>TenHS</w:t>
      </w:r>
      <w:proofErr w:type="spellEnd"/>
    </w:p>
    <w:p w14:paraId="77C9D37C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</w:t>
      </w:r>
      <w:r w:rsidRPr="00BE51DA">
        <w:rPr>
          <w:b/>
          <w:bCs/>
        </w:rPr>
        <w:t>FROM</w:t>
      </w:r>
      <w:r w:rsidRPr="00BE51DA">
        <w:t xml:space="preserve"> HAISAN) D ON </w:t>
      </w:r>
      <w:proofErr w:type="gramStart"/>
      <w:r w:rsidRPr="00BE51DA">
        <w:t>C.MAHS</w:t>
      </w:r>
      <w:proofErr w:type="gramEnd"/>
      <w:r w:rsidRPr="00BE51DA">
        <w:t xml:space="preserve"> = D.MAHS)) E</w:t>
      </w:r>
    </w:p>
    <w:p w14:paraId="14C33E33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INNER JOIN (SELECT MACH, MAHS, </w:t>
      </w:r>
      <w:proofErr w:type="spellStart"/>
      <w:r w:rsidRPr="00BE51DA">
        <w:t>tinhtrang</w:t>
      </w:r>
      <w:proofErr w:type="spellEnd"/>
    </w:p>
    <w:p w14:paraId="2135F1A3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    </w:t>
      </w:r>
      <w:r w:rsidRPr="00BE51DA">
        <w:rPr>
          <w:b/>
          <w:bCs/>
        </w:rPr>
        <w:t>FROM</w:t>
      </w:r>
      <w:r w:rsidRPr="00BE51DA">
        <w:t xml:space="preserve"> CN1.KHOHS_NVBH) F ON </w:t>
      </w:r>
      <w:proofErr w:type="gramStart"/>
      <w:r w:rsidRPr="00BE51DA">
        <w:t>E.MAHS</w:t>
      </w:r>
      <w:proofErr w:type="gramEnd"/>
      <w:r w:rsidRPr="00BE51DA">
        <w:t xml:space="preserve"> = F.MAHS)) G</w:t>
      </w:r>
    </w:p>
    <w:p w14:paraId="2D83BC27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INNER JOIN (</w:t>
      </w:r>
      <w:r w:rsidRPr="00BE51DA">
        <w:rPr>
          <w:b/>
          <w:bCs/>
        </w:rPr>
        <w:t>SELECT</w:t>
      </w:r>
      <w:r w:rsidRPr="00BE51DA">
        <w:t xml:space="preserve"> MACH</w:t>
      </w:r>
    </w:p>
    <w:p w14:paraId="31D5F804" w14:textId="77777777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    </w:t>
      </w:r>
      <w:r w:rsidRPr="00BE51DA">
        <w:rPr>
          <w:b/>
          <w:bCs/>
        </w:rPr>
        <w:t>FROM</w:t>
      </w:r>
      <w:r w:rsidRPr="00BE51DA">
        <w:t xml:space="preserve"> CN1.CUAHANG </w:t>
      </w:r>
      <w:r w:rsidRPr="00BE51DA">
        <w:rPr>
          <w:b/>
          <w:bCs/>
        </w:rPr>
        <w:t>WHERE</w:t>
      </w:r>
      <w:r w:rsidRPr="00BE51DA">
        <w:t xml:space="preserve"> </w:t>
      </w:r>
      <w:proofErr w:type="spellStart"/>
      <w:r w:rsidRPr="00BE51DA">
        <w:t>TenCH</w:t>
      </w:r>
      <w:proofErr w:type="spellEnd"/>
      <w:r w:rsidRPr="00BE51DA">
        <w:t xml:space="preserve"> = 'Hai San Good') H</w:t>
      </w:r>
    </w:p>
    <w:p w14:paraId="4F751B98" w14:textId="78986EBE" w:rsidR="008A49B4" w:rsidRPr="00BE51DA" w:rsidRDefault="008A49B4" w:rsidP="00037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ON </w:t>
      </w:r>
      <w:proofErr w:type="gramStart"/>
      <w:r w:rsidRPr="00BE51DA">
        <w:t>G.MACH</w:t>
      </w:r>
      <w:proofErr w:type="gramEnd"/>
      <w:r w:rsidRPr="00BE51DA">
        <w:t xml:space="preserve"> = H.MACH);</w:t>
      </w:r>
    </w:p>
    <w:p w14:paraId="70888B0C" w14:textId="77777777" w:rsidR="00415F59" w:rsidRDefault="00415F59" w:rsidP="008A49B4"/>
    <w:p w14:paraId="777BCBDF" w14:textId="0E3FA659" w:rsidR="008A49B4" w:rsidRPr="00415F59" w:rsidRDefault="008A49B4" w:rsidP="008A49B4">
      <w:r w:rsidRPr="00415F59">
        <w:t xml:space="preserve">--EXPLAIN query </w:t>
      </w:r>
      <w:proofErr w:type="spellStart"/>
      <w:r w:rsidRPr="00415F59">
        <w:t>trên</w:t>
      </w:r>
      <w:proofErr w:type="spellEnd"/>
      <w:r w:rsidRPr="00415F59">
        <w:t xml:space="preserve"> </w:t>
      </w:r>
      <w:proofErr w:type="spellStart"/>
      <w:r w:rsidRPr="00415F59">
        <w:t>môi</w:t>
      </w:r>
      <w:proofErr w:type="spellEnd"/>
      <w:r w:rsidRPr="00415F59">
        <w:t xml:space="preserve"> </w:t>
      </w:r>
      <w:proofErr w:type="spellStart"/>
      <w:r w:rsidRPr="00415F59">
        <w:t>trường</w:t>
      </w:r>
      <w:proofErr w:type="spellEnd"/>
      <w:r w:rsidRPr="00415F59">
        <w:t xml:space="preserve"> </w:t>
      </w:r>
      <w:proofErr w:type="spellStart"/>
      <w:r w:rsidRPr="00415F59">
        <w:t>phân</w:t>
      </w:r>
      <w:proofErr w:type="spellEnd"/>
      <w:r w:rsidRPr="00415F59">
        <w:t xml:space="preserve"> </w:t>
      </w:r>
      <w:proofErr w:type="spellStart"/>
      <w:r w:rsidRPr="00415F59">
        <w:t>tán</w:t>
      </w:r>
      <w:proofErr w:type="spellEnd"/>
    </w:p>
    <w:p w14:paraId="41594713" w14:textId="7A3434EF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SELECT</w:t>
      </w:r>
      <w:r>
        <w:rPr>
          <w:b/>
          <w:bCs/>
        </w:rPr>
        <w:t xml:space="preserve"> </w:t>
      </w:r>
      <w:r w:rsidRPr="00BE51DA">
        <w:t>/*+ GATHER_PLAN_STATISTICS */</w:t>
      </w:r>
      <w:r w:rsidRPr="00BE51DA">
        <w:rPr>
          <w:b/>
          <w:bCs/>
        </w:rPr>
        <w:t xml:space="preserve"> DISTINCT </w:t>
      </w:r>
      <w:r w:rsidRPr="00BE51DA">
        <w:t xml:space="preserve">MAHS, </w:t>
      </w:r>
      <w:proofErr w:type="spellStart"/>
      <w:r w:rsidRPr="00BE51DA">
        <w:t>TenHS</w:t>
      </w:r>
      <w:proofErr w:type="spellEnd"/>
      <w:r w:rsidRPr="00BE51DA">
        <w:t xml:space="preserve">, </w:t>
      </w:r>
      <w:proofErr w:type="spellStart"/>
      <w:proofErr w:type="gramStart"/>
      <w:r w:rsidRPr="00BE51DA">
        <w:t>tinhtrang</w:t>
      </w:r>
      <w:proofErr w:type="spellEnd"/>
      <w:proofErr w:type="gramEnd"/>
    </w:p>
    <w:p w14:paraId="19086FE2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FROM</w:t>
      </w:r>
      <w:r w:rsidRPr="00BE51DA">
        <w:t xml:space="preserve"> ((</w:t>
      </w:r>
      <w:r w:rsidRPr="00BE51DA">
        <w:rPr>
          <w:b/>
          <w:bCs/>
        </w:rPr>
        <w:t>SELECT</w:t>
      </w:r>
      <w:r w:rsidRPr="00BE51DA">
        <w:t xml:space="preserve"> MACH, </w:t>
      </w:r>
      <w:proofErr w:type="gramStart"/>
      <w:r w:rsidRPr="00BE51DA">
        <w:t>E.MAHS</w:t>
      </w:r>
      <w:proofErr w:type="gramEnd"/>
      <w:r w:rsidRPr="00BE51DA">
        <w:t xml:space="preserve">, </w:t>
      </w:r>
      <w:proofErr w:type="spellStart"/>
      <w:r w:rsidRPr="00BE51DA">
        <w:t>TenHS</w:t>
      </w:r>
      <w:proofErr w:type="spellEnd"/>
      <w:r w:rsidRPr="00BE51DA">
        <w:t xml:space="preserve">, </w:t>
      </w:r>
      <w:proofErr w:type="spellStart"/>
      <w:r w:rsidRPr="00BE51DA">
        <w:t>tinhtrang</w:t>
      </w:r>
      <w:proofErr w:type="spellEnd"/>
    </w:p>
    <w:p w14:paraId="73B8EB9E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</w:t>
      </w:r>
      <w:r w:rsidRPr="00BE51DA">
        <w:rPr>
          <w:b/>
          <w:bCs/>
        </w:rPr>
        <w:t>FROM</w:t>
      </w:r>
      <w:r w:rsidRPr="00BE51DA">
        <w:t xml:space="preserve"> ((</w:t>
      </w:r>
      <w:r w:rsidRPr="00BE51DA">
        <w:rPr>
          <w:b/>
          <w:bCs/>
        </w:rPr>
        <w:t>SELECT</w:t>
      </w:r>
      <w:r w:rsidRPr="00BE51DA">
        <w:t xml:space="preserve"> </w:t>
      </w:r>
      <w:proofErr w:type="gramStart"/>
      <w:r w:rsidRPr="00BE51DA">
        <w:t>C.MAHS</w:t>
      </w:r>
      <w:proofErr w:type="gramEnd"/>
      <w:r w:rsidRPr="00BE51DA">
        <w:t xml:space="preserve">, </w:t>
      </w:r>
      <w:proofErr w:type="spellStart"/>
      <w:r w:rsidRPr="00BE51DA">
        <w:t>TenHS</w:t>
      </w:r>
      <w:proofErr w:type="spellEnd"/>
    </w:p>
    <w:p w14:paraId="18340749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 xml:space="preserve">        FROM </w:t>
      </w:r>
      <w:r w:rsidRPr="00BE51DA">
        <w:t>((</w:t>
      </w:r>
      <w:r w:rsidRPr="00BE51DA">
        <w:rPr>
          <w:b/>
          <w:bCs/>
        </w:rPr>
        <w:t>SELECT</w:t>
      </w:r>
      <w:r w:rsidRPr="00BE51DA">
        <w:t xml:space="preserve"> MAHS</w:t>
      </w:r>
    </w:p>
    <w:p w14:paraId="1F082ACD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</w:t>
      </w:r>
      <w:r w:rsidRPr="00BE51DA">
        <w:rPr>
          <w:b/>
          <w:bCs/>
        </w:rPr>
        <w:t>FROM</w:t>
      </w:r>
      <w:r w:rsidRPr="00BE51DA">
        <w:t xml:space="preserve"> ((</w:t>
      </w:r>
      <w:r w:rsidRPr="00BE51DA">
        <w:rPr>
          <w:b/>
          <w:bCs/>
        </w:rPr>
        <w:t>SELECT</w:t>
      </w:r>
      <w:r w:rsidRPr="00BE51DA">
        <w:t xml:space="preserve"> MaHD </w:t>
      </w:r>
      <w:r w:rsidRPr="00BE51DA">
        <w:rPr>
          <w:b/>
          <w:bCs/>
        </w:rPr>
        <w:t>FROM</w:t>
      </w:r>
      <w:r w:rsidRPr="00BE51DA">
        <w:t xml:space="preserve"> CN1.HOADON</w:t>
      </w:r>
    </w:p>
    <w:p w14:paraId="175EC58E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</w:t>
      </w:r>
      <w:r w:rsidRPr="00BE51DA">
        <w:rPr>
          <w:b/>
          <w:bCs/>
        </w:rPr>
        <w:t>WHERE</w:t>
      </w:r>
      <w:r w:rsidRPr="00BE51DA">
        <w:t xml:space="preserve"> </w:t>
      </w:r>
      <w:proofErr w:type="gramStart"/>
      <w:r w:rsidRPr="00BE51DA">
        <w:t>EXTRACT(</w:t>
      </w:r>
      <w:proofErr w:type="gramEnd"/>
      <w:r w:rsidRPr="00BE51DA">
        <w:t xml:space="preserve">YEAR </w:t>
      </w:r>
      <w:r w:rsidRPr="00BE51DA">
        <w:rPr>
          <w:b/>
          <w:bCs/>
        </w:rPr>
        <w:t>FROM</w:t>
      </w:r>
      <w:r w:rsidRPr="00BE51DA">
        <w:t xml:space="preserve"> </w:t>
      </w:r>
      <w:proofErr w:type="spellStart"/>
      <w:r w:rsidRPr="00BE51DA">
        <w:t>NgayLap</w:t>
      </w:r>
      <w:proofErr w:type="spellEnd"/>
      <w:r w:rsidRPr="00BE51DA">
        <w:t xml:space="preserve">) = 2023 </w:t>
      </w:r>
    </w:p>
    <w:p w14:paraId="29CD8C37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lastRenderedPageBreak/>
        <w:t xml:space="preserve">                    </w:t>
      </w:r>
      <w:r w:rsidRPr="00BE51DA">
        <w:rPr>
          <w:b/>
          <w:bCs/>
        </w:rPr>
        <w:t>AND</w:t>
      </w:r>
      <w:r w:rsidRPr="00BE51DA">
        <w:t xml:space="preserve"> </w:t>
      </w:r>
      <w:proofErr w:type="gramStart"/>
      <w:r w:rsidRPr="00BE51DA">
        <w:t>EXTRACT(</w:t>
      </w:r>
      <w:proofErr w:type="gramEnd"/>
      <w:r w:rsidRPr="00BE51DA">
        <w:t xml:space="preserve">MONTH </w:t>
      </w:r>
      <w:r w:rsidRPr="00BE51DA">
        <w:rPr>
          <w:b/>
          <w:bCs/>
        </w:rPr>
        <w:t>FROM</w:t>
      </w:r>
      <w:r w:rsidRPr="00BE51DA">
        <w:t xml:space="preserve"> </w:t>
      </w:r>
      <w:proofErr w:type="spellStart"/>
      <w:r w:rsidRPr="00BE51DA">
        <w:t>NgayLap</w:t>
      </w:r>
      <w:proofErr w:type="spellEnd"/>
      <w:r w:rsidRPr="00BE51DA">
        <w:t>) = 12</w:t>
      </w:r>
    </w:p>
    <w:p w14:paraId="4D88D33A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</w:t>
      </w:r>
      <w:r w:rsidRPr="00BE51DA">
        <w:rPr>
          <w:b/>
          <w:bCs/>
        </w:rPr>
        <w:t xml:space="preserve">AND </w:t>
      </w:r>
      <w:proofErr w:type="spellStart"/>
      <w:r w:rsidRPr="00BE51DA">
        <w:t>TongTien</w:t>
      </w:r>
      <w:proofErr w:type="spellEnd"/>
      <w:r w:rsidRPr="00BE51DA">
        <w:t xml:space="preserve"> &gt; 500) A</w:t>
      </w:r>
    </w:p>
    <w:p w14:paraId="151C2938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INNER JOIN (</w:t>
      </w:r>
      <w:r w:rsidRPr="00BE51DA">
        <w:rPr>
          <w:b/>
          <w:bCs/>
        </w:rPr>
        <w:t>SELECT</w:t>
      </w:r>
      <w:r w:rsidRPr="00BE51DA">
        <w:t xml:space="preserve"> MaHD, MAHS</w:t>
      </w:r>
    </w:p>
    <w:p w14:paraId="74661851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 xml:space="preserve">                    FROM </w:t>
      </w:r>
      <w:r w:rsidRPr="00BE51DA">
        <w:t xml:space="preserve">CN1.CTHD </w:t>
      </w:r>
      <w:r w:rsidRPr="00BE51DA">
        <w:rPr>
          <w:b/>
          <w:bCs/>
        </w:rPr>
        <w:t>WHERE</w:t>
      </w:r>
      <w:r w:rsidRPr="00BE51DA">
        <w:t xml:space="preserve"> </w:t>
      </w:r>
      <w:proofErr w:type="spellStart"/>
      <w:r w:rsidRPr="00BE51DA">
        <w:t>SoLuong</w:t>
      </w:r>
      <w:proofErr w:type="spellEnd"/>
      <w:r w:rsidRPr="00BE51DA">
        <w:t xml:space="preserve"> &gt; 2) B</w:t>
      </w:r>
    </w:p>
    <w:p w14:paraId="0BBFC680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ON </w:t>
      </w:r>
      <w:proofErr w:type="spellStart"/>
      <w:proofErr w:type="gramStart"/>
      <w:r w:rsidRPr="00BE51DA">
        <w:t>A.MaHD</w:t>
      </w:r>
      <w:proofErr w:type="spellEnd"/>
      <w:proofErr w:type="gramEnd"/>
      <w:r w:rsidRPr="00BE51DA">
        <w:t xml:space="preserve"> = </w:t>
      </w:r>
      <w:proofErr w:type="spellStart"/>
      <w:r w:rsidRPr="00BE51DA">
        <w:t>B.MaHD</w:t>
      </w:r>
      <w:proofErr w:type="spellEnd"/>
      <w:r w:rsidRPr="00BE51DA">
        <w:t>)) C</w:t>
      </w:r>
    </w:p>
    <w:p w14:paraId="572EE5B4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INNER JOIN (</w:t>
      </w:r>
      <w:r w:rsidRPr="00BE51DA">
        <w:rPr>
          <w:b/>
          <w:bCs/>
        </w:rPr>
        <w:t>SELECT</w:t>
      </w:r>
      <w:r w:rsidRPr="00BE51DA">
        <w:t xml:space="preserve"> MAHS, </w:t>
      </w:r>
      <w:proofErr w:type="spellStart"/>
      <w:r w:rsidRPr="00BE51DA">
        <w:t>TenHS</w:t>
      </w:r>
      <w:proofErr w:type="spellEnd"/>
    </w:p>
    <w:p w14:paraId="3D2F15FD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</w:t>
      </w:r>
      <w:r w:rsidRPr="00BE51DA">
        <w:rPr>
          <w:b/>
          <w:bCs/>
        </w:rPr>
        <w:t>FROM</w:t>
      </w:r>
      <w:r w:rsidRPr="00BE51DA">
        <w:t xml:space="preserve"> HAISAN) D ON </w:t>
      </w:r>
      <w:proofErr w:type="gramStart"/>
      <w:r w:rsidRPr="00BE51DA">
        <w:t>C.MAHS</w:t>
      </w:r>
      <w:proofErr w:type="gramEnd"/>
      <w:r w:rsidRPr="00BE51DA">
        <w:t xml:space="preserve"> = D.MAHS)) E</w:t>
      </w:r>
    </w:p>
    <w:p w14:paraId="526B5E74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INNER JOIN (SELECT MACH, MAHS, </w:t>
      </w:r>
      <w:proofErr w:type="spellStart"/>
      <w:r w:rsidRPr="00BE51DA">
        <w:t>tinhtrang</w:t>
      </w:r>
      <w:proofErr w:type="spellEnd"/>
    </w:p>
    <w:p w14:paraId="7C137648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    </w:t>
      </w:r>
      <w:r w:rsidRPr="00BE51DA">
        <w:rPr>
          <w:b/>
          <w:bCs/>
        </w:rPr>
        <w:t>FROM</w:t>
      </w:r>
      <w:r w:rsidRPr="00BE51DA">
        <w:t xml:space="preserve"> CN1.KHOHS_NVBH) F ON </w:t>
      </w:r>
      <w:proofErr w:type="gramStart"/>
      <w:r w:rsidRPr="00BE51DA">
        <w:t>E.MAHS</w:t>
      </w:r>
      <w:proofErr w:type="gramEnd"/>
      <w:r w:rsidRPr="00BE51DA">
        <w:t xml:space="preserve"> = F.MAHS)) G</w:t>
      </w:r>
    </w:p>
    <w:p w14:paraId="11ADA8D0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INNER JOIN (</w:t>
      </w:r>
      <w:r w:rsidRPr="00BE51DA">
        <w:rPr>
          <w:b/>
          <w:bCs/>
        </w:rPr>
        <w:t>SELECT</w:t>
      </w:r>
      <w:r w:rsidRPr="00BE51DA">
        <w:t xml:space="preserve"> MACH</w:t>
      </w:r>
    </w:p>
    <w:p w14:paraId="4E31E264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    </w:t>
      </w:r>
      <w:r w:rsidRPr="00BE51DA">
        <w:rPr>
          <w:b/>
          <w:bCs/>
        </w:rPr>
        <w:t>FROM</w:t>
      </w:r>
      <w:r w:rsidRPr="00BE51DA">
        <w:t xml:space="preserve"> CN1.CUAHANG </w:t>
      </w:r>
      <w:r w:rsidRPr="00BE51DA">
        <w:rPr>
          <w:b/>
          <w:bCs/>
        </w:rPr>
        <w:t>WHERE</w:t>
      </w:r>
      <w:r w:rsidRPr="00BE51DA">
        <w:t xml:space="preserve"> </w:t>
      </w:r>
      <w:proofErr w:type="spellStart"/>
      <w:r w:rsidRPr="00BE51DA">
        <w:t>TenCH</w:t>
      </w:r>
      <w:proofErr w:type="spellEnd"/>
      <w:r w:rsidRPr="00BE51DA">
        <w:t xml:space="preserve"> = 'Hai San Good') H</w:t>
      </w:r>
    </w:p>
    <w:p w14:paraId="6AC70452" w14:textId="77777777" w:rsidR="00BE51DA" w:rsidRPr="00BE51DA" w:rsidRDefault="00BE51DA" w:rsidP="00BE51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t xml:space="preserve">                        ON </w:t>
      </w:r>
      <w:proofErr w:type="gramStart"/>
      <w:r w:rsidRPr="00BE51DA">
        <w:t>G.MACH</w:t>
      </w:r>
      <w:proofErr w:type="gramEnd"/>
      <w:r w:rsidRPr="00BE51DA">
        <w:t xml:space="preserve"> = H.MACH);</w:t>
      </w:r>
    </w:p>
    <w:p w14:paraId="76C82491" w14:textId="77777777" w:rsidR="00037094" w:rsidRDefault="00037094" w:rsidP="008A49B4"/>
    <w:p w14:paraId="158CE65A" w14:textId="55524485" w:rsidR="00DA7544" w:rsidRDefault="00DA7544" w:rsidP="00DA75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51DA">
        <w:rPr>
          <w:b/>
          <w:bCs/>
        </w:rPr>
        <w:t>SELECT</w:t>
      </w:r>
      <w:r>
        <w:t xml:space="preserve"> * </w:t>
      </w:r>
      <w:r w:rsidRPr="00BE51DA">
        <w:rPr>
          <w:b/>
          <w:bCs/>
        </w:rPr>
        <w:t>FROM</w:t>
      </w:r>
    </w:p>
    <w:p w14:paraId="596DC523" w14:textId="77777777" w:rsidR="00DA7544" w:rsidRDefault="00DA7544" w:rsidP="00DA75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15F59">
        <w:rPr>
          <w:b/>
          <w:bCs/>
        </w:rPr>
        <w:t>TABLE</w:t>
      </w:r>
      <w:r>
        <w:t>(</w:t>
      </w:r>
      <w:proofErr w:type="spellStart"/>
      <w:r>
        <w:t>DBMS_XPLAN.display_cursor</w:t>
      </w:r>
      <w:proofErr w:type="spellEnd"/>
      <w:r>
        <w:t>(format=&gt;'ALLSTATS LAST')</w:t>
      </w:r>
      <w:proofErr w:type="gramStart"/>
      <w:r>
        <w:t>);</w:t>
      </w:r>
      <w:proofErr w:type="gramEnd"/>
    </w:p>
    <w:p w14:paraId="2AB24EFC" w14:textId="77777777" w:rsidR="00DA7544" w:rsidRDefault="00DA7544" w:rsidP="008A49B4"/>
    <w:p w14:paraId="04DC442A" w14:textId="11CA8780" w:rsidR="00037094" w:rsidRDefault="00037094" w:rsidP="008A49B4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6740CB79" w14:textId="3BCAD911" w:rsidR="0095272E" w:rsidRDefault="0095272E" w:rsidP="008A49B4">
      <w:r w:rsidRPr="00406CDB">
        <w:rPr>
          <w:noProof/>
        </w:rPr>
        <w:lastRenderedPageBreak/>
        <w:drawing>
          <wp:inline distT="0" distB="0" distL="0" distR="0" wp14:anchorId="6FF64188" wp14:editId="553CEEDF">
            <wp:extent cx="5143946" cy="7178662"/>
            <wp:effectExtent l="0" t="0" r="0" b="3810"/>
            <wp:docPr id="817745098" name="Picture 81774509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45098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6F3F" w14:textId="77777777" w:rsidR="00DA7544" w:rsidRDefault="00DA7544" w:rsidP="008A49B4"/>
    <w:p w14:paraId="59366712" w14:textId="3334D84D" w:rsidR="004443B7" w:rsidRPr="008A49B4" w:rsidRDefault="00DA7544" w:rsidP="008A49B4">
      <w:proofErr w:type="spellStart"/>
      <w:r w:rsidRPr="00DA7544">
        <w:rPr>
          <w:b/>
          <w:bCs/>
        </w:rPr>
        <w:t>Nhận</w:t>
      </w:r>
      <w:proofErr w:type="spellEnd"/>
      <w:r w:rsidRPr="00DA7544">
        <w:rPr>
          <w:b/>
          <w:bCs/>
        </w:rPr>
        <w:t xml:space="preserve"> </w:t>
      </w:r>
      <w:proofErr w:type="spellStart"/>
      <w:r w:rsidRPr="00DA7544">
        <w:rPr>
          <w:b/>
          <w:bCs/>
        </w:rPr>
        <w:t>xét</w:t>
      </w:r>
      <w:proofErr w:type="spellEnd"/>
      <w:r w:rsidR="00AE5436">
        <w:t xml:space="preserve">: </w:t>
      </w:r>
      <w:r w:rsidR="004F5817">
        <w:t xml:space="preserve">Các </w:t>
      </w:r>
      <w:proofErr w:type="spellStart"/>
      <w:r w:rsidR="004F5817">
        <w:t>thông</w:t>
      </w:r>
      <w:proofErr w:type="spellEnd"/>
      <w:r w:rsidR="004F5817">
        <w:t xml:space="preserve"> </w:t>
      </w:r>
      <w:proofErr w:type="spellStart"/>
      <w:r w:rsidR="004F5817"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 w:rsidR="004F5817">
        <w:t>tốn</w:t>
      </w:r>
      <w:proofErr w:type="spellEnd"/>
      <w:r w:rsidR="004F5817">
        <w:t xml:space="preserve"> </w:t>
      </w:r>
      <w:proofErr w:type="spellStart"/>
      <w:r w:rsidR="004F5817">
        <w:t>ít</w:t>
      </w:r>
      <w:proofErr w:type="spellEnd"/>
      <w:r w:rsidR="004F5817">
        <w:t xml:space="preserve"> </w:t>
      </w:r>
      <w:proofErr w:type="spellStart"/>
      <w:r w:rsidR="004F5817">
        <w:t>tài</w:t>
      </w:r>
      <w:proofErr w:type="spellEnd"/>
      <w:r w:rsidR="004F5817">
        <w:t xml:space="preserve"> </w:t>
      </w:r>
      <w:proofErr w:type="spellStart"/>
      <w:r w:rsidR="004F5817">
        <w:t>nguyên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</w:p>
    <w:p w14:paraId="3141DC24" w14:textId="280D4984" w:rsidR="00DB7651" w:rsidRDefault="00DB7651" w:rsidP="00F23331">
      <w:pPr>
        <w:pStyle w:val="Heading1"/>
      </w:pPr>
      <w:bookmarkStart w:id="41" w:name="_Toc154958917"/>
      <w:r>
        <w:lastRenderedPageBreak/>
        <w:t xml:space="preserve">Phân công </w:t>
      </w:r>
      <w:proofErr w:type="spellStart"/>
      <w:r>
        <w:t>công</w:t>
      </w:r>
      <w:proofErr w:type="spellEnd"/>
      <w:r>
        <w:t xml:space="preserve"> việc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D7D05" w14:paraId="1B23B517" w14:textId="77777777" w:rsidTr="001E7226">
        <w:trPr>
          <w:trHeight w:val="683"/>
        </w:trPr>
        <w:tc>
          <w:tcPr>
            <w:tcW w:w="1870" w:type="dxa"/>
          </w:tcPr>
          <w:p w14:paraId="7C6D50A1" w14:textId="6E8821C2" w:rsidR="004D7D05" w:rsidRDefault="004D7D05" w:rsidP="00A12080">
            <w:pPr>
              <w:jc w:val="center"/>
            </w:pPr>
            <w:r>
              <w:t xml:space="preserve">Công </w:t>
            </w:r>
            <w:proofErr w:type="spellStart"/>
            <w:r>
              <w:t>việc</w:t>
            </w:r>
            <w:proofErr w:type="spellEnd"/>
          </w:p>
        </w:tc>
        <w:tc>
          <w:tcPr>
            <w:tcW w:w="1870" w:type="dxa"/>
          </w:tcPr>
          <w:p w14:paraId="08BB20BC" w14:textId="08D16806" w:rsidR="004D7D05" w:rsidRDefault="00EF5FAB" w:rsidP="00A12080">
            <w:pPr>
              <w:jc w:val="center"/>
            </w:pPr>
            <w:proofErr w:type="spellStart"/>
            <w:r>
              <w:t>Phát</w:t>
            </w:r>
            <w:proofErr w:type="spellEnd"/>
          </w:p>
        </w:tc>
        <w:tc>
          <w:tcPr>
            <w:tcW w:w="1870" w:type="dxa"/>
          </w:tcPr>
          <w:p w14:paraId="0DE383AC" w14:textId="4D09FF40" w:rsidR="004D7D05" w:rsidRDefault="00EF5FAB" w:rsidP="00A12080">
            <w:pPr>
              <w:jc w:val="center"/>
            </w:pPr>
            <w:r>
              <w:t>Tâm</w:t>
            </w:r>
          </w:p>
        </w:tc>
        <w:tc>
          <w:tcPr>
            <w:tcW w:w="1870" w:type="dxa"/>
          </w:tcPr>
          <w:p w14:paraId="6C3F19E0" w14:textId="4DE7A048" w:rsidR="004D7D05" w:rsidRDefault="00EF5FAB" w:rsidP="00A12080">
            <w:pPr>
              <w:jc w:val="center"/>
            </w:pPr>
            <w:proofErr w:type="spellStart"/>
            <w:r>
              <w:t>Thế</w:t>
            </w:r>
            <w:proofErr w:type="spellEnd"/>
          </w:p>
        </w:tc>
        <w:tc>
          <w:tcPr>
            <w:tcW w:w="1870" w:type="dxa"/>
          </w:tcPr>
          <w:p w14:paraId="4BD08FA6" w14:textId="229F502C" w:rsidR="004D7D05" w:rsidRDefault="00EF5FAB" w:rsidP="00A12080">
            <w:pPr>
              <w:jc w:val="center"/>
            </w:pPr>
            <w:r>
              <w:t>Duy</w:t>
            </w:r>
          </w:p>
        </w:tc>
      </w:tr>
      <w:tr w:rsidR="004D7D05" w14:paraId="35CD913B" w14:textId="77777777" w:rsidTr="001E7226">
        <w:trPr>
          <w:trHeight w:val="701"/>
        </w:trPr>
        <w:tc>
          <w:tcPr>
            <w:tcW w:w="1870" w:type="dxa"/>
          </w:tcPr>
          <w:p w14:paraId="43E6E868" w14:textId="2E122063" w:rsidR="004D7D05" w:rsidRDefault="00EF5FAB" w:rsidP="00A12080">
            <w:pPr>
              <w:jc w:val="center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1</w:t>
            </w:r>
          </w:p>
        </w:tc>
        <w:tc>
          <w:tcPr>
            <w:tcW w:w="1870" w:type="dxa"/>
          </w:tcPr>
          <w:p w14:paraId="0C6EA857" w14:textId="24B96817" w:rsidR="004D7D05" w:rsidRDefault="00541BE0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0C3CBAD2" w14:textId="5472D782" w:rsidR="004D7D05" w:rsidRDefault="00633CC4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10D7BA06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3F082057" w14:textId="77777777" w:rsidR="004D7D05" w:rsidRDefault="004D7D05" w:rsidP="00A12080">
            <w:pPr>
              <w:jc w:val="center"/>
            </w:pPr>
          </w:p>
        </w:tc>
      </w:tr>
      <w:tr w:rsidR="004D7D05" w14:paraId="00D87AAC" w14:textId="77777777" w:rsidTr="001E7226">
        <w:trPr>
          <w:trHeight w:val="719"/>
        </w:trPr>
        <w:tc>
          <w:tcPr>
            <w:tcW w:w="1870" w:type="dxa"/>
          </w:tcPr>
          <w:p w14:paraId="2A49664B" w14:textId="0D735CC7" w:rsidR="004D7D05" w:rsidRDefault="00EF5FAB" w:rsidP="00A12080">
            <w:pPr>
              <w:jc w:val="center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2</w:t>
            </w:r>
          </w:p>
        </w:tc>
        <w:tc>
          <w:tcPr>
            <w:tcW w:w="1870" w:type="dxa"/>
          </w:tcPr>
          <w:p w14:paraId="5CE60743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7FB18222" w14:textId="77DB0847" w:rsidR="004D7D05" w:rsidRDefault="00541BE0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57DA48AA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6C227467" w14:textId="77777777" w:rsidR="004D7D05" w:rsidRDefault="004D7D05" w:rsidP="00A12080">
            <w:pPr>
              <w:jc w:val="center"/>
            </w:pPr>
          </w:p>
        </w:tc>
      </w:tr>
      <w:tr w:rsidR="004D7D05" w14:paraId="4F94DC57" w14:textId="77777777" w:rsidTr="001E7226">
        <w:trPr>
          <w:trHeight w:val="701"/>
        </w:trPr>
        <w:tc>
          <w:tcPr>
            <w:tcW w:w="1870" w:type="dxa"/>
          </w:tcPr>
          <w:p w14:paraId="0BE6D7A7" w14:textId="2A7D65D9" w:rsidR="004D7D05" w:rsidRDefault="00EF5FAB" w:rsidP="00A12080">
            <w:pPr>
              <w:jc w:val="center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3</w:t>
            </w:r>
          </w:p>
        </w:tc>
        <w:tc>
          <w:tcPr>
            <w:tcW w:w="1870" w:type="dxa"/>
          </w:tcPr>
          <w:p w14:paraId="31EBD9DE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4011E178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09038330" w14:textId="28D98867" w:rsidR="004D7D05" w:rsidRDefault="00541BE0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66CC8846" w14:textId="77777777" w:rsidR="004D7D05" w:rsidRDefault="004D7D05" w:rsidP="00A12080">
            <w:pPr>
              <w:jc w:val="center"/>
            </w:pPr>
          </w:p>
        </w:tc>
      </w:tr>
      <w:tr w:rsidR="004D7D05" w14:paraId="3310E1C9" w14:textId="77777777" w:rsidTr="001E7226">
        <w:trPr>
          <w:trHeight w:val="719"/>
        </w:trPr>
        <w:tc>
          <w:tcPr>
            <w:tcW w:w="1870" w:type="dxa"/>
          </w:tcPr>
          <w:p w14:paraId="1CD5D990" w14:textId="00227C1A" w:rsidR="004D7D05" w:rsidRDefault="00EF5FAB" w:rsidP="00A12080">
            <w:pPr>
              <w:jc w:val="center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4</w:t>
            </w:r>
          </w:p>
        </w:tc>
        <w:tc>
          <w:tcPr>
            <w:tcW w:w="1870" w:type="dxa"/>
          </w:tcPr>
          <w:p w14:paraId="530828A0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7B0B6E9E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009FA434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076B1BA9" w14:textId="3C528D97" w:rsidR="004D7D05" w:rsidRDefault="00541BE0" w:rsidP="00A12080">
            <w:pPr>
              <w:jc w:val="center"/>
            </w:pPr>
            <w:r>
              <w:t>x</w:t>
            </w:r>
          </w:p>
        </w:tc>
      </w:tr>
      <w:tr w:rsidR="004D7D05" w14:paraId="2457C492" w14:textId="77777777" w:rsidTr="001E7226">
        <w:trPr>
          <w:trHeight w:val="719"/>
        </w:trPr>
        <w:tc>
          <w:tcPr>
            <w:tcW w:w="1870" w:type="dxa"/>
          </w:tcPr>
          <w:p w14:paraId="1025675D" w14:textId="72577C97" w:rsidR="004D7D05" w:rsidRDefault="00644238" w:rsidP="00A12080">
            <w:pPr>
              <w:jc w:val="center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870" w:type="dxa"/>
          </w:tcPr>
          <w:p w14:paraId="05FB1B14" w14:textId="0ECE1FA5" w:rsidR="004D7D05" w:rsidRDefault="00541BE0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0D4A7BE6" w14:textId="14A0AE2C" w:rsidR="004D7D05" w:rsidRDefault="00541BE0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7D7FF1C7" w14:textId="73468E6B" w:rsidR="004D7D05" w:rsidRDefault="00541BE0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306B6D95" w14:textId="74D2A72A" w:rsidR="004D7D05" w:rsidRDefault="00541BE0" w:rsidP="00A12080">
            <w:pPr>
              <w:jc w:val="center"/>
            </w:pPr>
            <w:r>
              <w:t>x</w:t>
            </w:r>
          </w:p>
        </w:tc>
      </w:tr>
      <w:tr w:rsidR="004D7D05" w14:paraId="264EF186" w14:textId="77777777" w:rsidTr="001E7226">
        <w:trPr>
          <w:trHeight w:val="701"/>
        </w:trPr>
        <w:tc>
          <w:tcPr>
            <w:tcW w:w="1870" w:type="dxa"/>
          </w:tcPr>
          <w:p w14:paraId="561CEDE7" w14:textId="14D3196C" w:rsidR="004D7D05" w:rsidRDefault="00A12080" w:rsidP="00A12080">
            <w:pPr>
              <w:jc w:val="center"/>
            </w:pPr>
            <w:r>
              <w:t>Edit video</w:t>
            </w:r>
          </w:p>
        </w:tc>
        <w:tc>
          <w:tcPr>
            <w:tcW w:w="1870" w:type="dxa"/>
          </w:tcPr>
          <w:p w14:paraId="2EDFA118" w14:textId="343652D2" w:rsidR="004D7D05" w:rsidRDefault="00541BE0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5433D7F4" w14:textId="77777777" w:rsidR="004D7D05" w:rsidRDefault="004D7D05" w:rsidP="00A12080">
            <w:pPr>
              <w:jc w:val="center"/>
            </w:pPr>
          </w:p>
        </w:tc>
        <w:tc>
          <w:tcPr>
            <w:tcW w:w="1870" w:type="dxa"/>
          </w:tcPr>
          <w:p w14:paraId="63F09B5B" w14:textId="23141576" w:rsidR="004D7D05" w:rsidRDefault="00541BE0" w:rsidP="00A12080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2084EB98" w14:textId="77777777" w:rsidR="004D7D05" w:rsidRDefault="004D7D05" w:rsidP="00A12080">
            <w:pPr>
              <w:jc w:val="center"/>
            </w:pPr>
          </w:p>
        </w:tc>
      </w:tr>
    </w:tbl>
    <w:p w14:paraId="66AC95F5" w14:textId="77777777" w:rsidR="00DD14D8" w:rsidRPr="00DD14D8" w:rsidRDefault="00DD14D8" w:rsidP="00DD14D8"/>
    <w:p w14:paraId="7442D19F" w14:textId="77777777" w:rsidR="002277F0" w:rsidRDefault="002277F0">
      <w:pPr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00DB4980" w14:textId="0EBC98E9" w:rsidR="00DB7651" w:rsidRDefault="00DB7651" w:rsidP="00F23331">
      <w:pPr>
        <w:pStyle w:val="Heading1"/>
      </w:pPr>
      <w:bookmarkStart w:id="42" w:name="_Toc154958918"/>
      <w:r>
        <w:lastRenderedPageBreak/>
        <w:t>Tài liệu tham khảo</w:t>
      </w:r>
      <w:bookmarkEnd w:id="42"/>
    </w:p>
    <w:p w14:paraId="2B12E079" w14:textId="1FEAA783" w:rsidR="00E138A2" w:rsidRDefault="00E138A2" w:rsidP="00B13019">
      <w:proofErr w:type="spellStart"/>
      <w:r>
        <w:t>ThS</w:t>
      </w:r>
      <w:proofErr w:type="spellEnd"/>
      <w:r>
        <w:t xml:space="preserve">. Trương Thu Thuỷ, “1_Week3_PL_SQL”,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Trường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</w:p>
    <w:p w14:paraId="6B90A471" w14:textId="08290517" w:rsidR="00E138A2" w:rsidRDefault="00E138A2" w:rsidP="00B13019">
      <w:proofErr w:type="spellStart"/>
      <w:r>
        <w:t>ThS</w:t>
      </w:r>
      <w:proofErr w:type="spellEnd"/>
      <w:r>
        <w:t xml:space="preserve">. Trương Thu Thuỷ, “1_Week4_proc_cur_trigger”,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Trường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</w:p>
    <w:p w14:paraId="7BB418CB" w14:textId="0BE12269" w:rsidR="00E138A2" w:rsidRPr="00E138A2" w:rsidRDefault="00E138A2" w:rsidP="00B13019">
      <w:pPr>
        <w:rPr>
          <w:lang w:val="pt-BR"/>
        </w:rPr>
      </w:pPr>
      <w:r>
        <w:t xml:space="preserve">Immanuel Chan, “19.3 Running EXPLAIN PLAN”, </w:t>
      </w:r>
      <w:proofErr w:type="spellStart"/>
      <w:r>
        <w:t>trong</w:t>
      </w:r>
      <w:proofErr w:type="spellEnd"/>
      <w:r>
        <w:t xml:space="preserve"> “Oracle Database Performance Tuning Guide”, 2008, tr.27. </w:t>
      </w:r>
      <w:r w:rsidRPr="00E138A2">
        <w:rPr>
          <w:lang w:val="pt-BR"/>
        </w:rPr>
        <w:t xml:space="preserve">Địa chỉ: </w:t>
      </w:r>
      <w:hyperlink r:id="rId38" w:anchor="i17492" w:history="1">
        <w:r w:rsidRPr="00E138A2">
          <w:rPr>
            <w:rStyle w:val="Hyperlink"/>
            <w:lang w:val="pt-BR"/>
          </w:rPr>
          <w:t>https://docs.oracle.com/cd/B19306_01/server.102/b14211/ex_plan.htm#i17492</w:t>
        </w:r>
      </w:hyperlink>
      <w:r w:rsidRPr="00E138A2">
        <w:rPr>
          <w:lang w:val="pt-BR"/>
        </w:rPr>
        <w:t xml:space="preserve"> </w:t>
      </w:r>
    </w:p>
    <w:p w14:paraId="25CD2095" w14:textId="412EDDE5" w:rsidR="00E138A2" w:rsidRPr="00E138A2" w:rsidRDefault="00E138A2" w:rsidP="00B13019">
      <w:pPr>
        <w:rPr>
          <w:lang w:val="pt-BR"/>
        </w:rPr>
      </w:pPr>
      <w:r w:rsidRPr="00E138A2">
        <w:rPr>
          <w:lang w:val="pt-BR"/>
        </w:rPr>
        <w:t xml:space="preserve">ThS. Thái Bảo Trân, “Chương 5: Tối ưu hoá truy vấn trong CSDL phân tán”, tài liệu lý thuyết môn Cơ sở dữ liệu phân tán, Trường Đại học Công nghệ thông tin. </w:t>
      </w:r>
    </w:p>
    <w:p w14:paraId="4CE4DF15" w14:textId="3E038185" w:rsidR="00B13019" w:rsidRDefault="00E138A2" w:rsidP="00B13019">
      <w:pPr>
        <w:rPr>
          <w:lang w:val="pt-BR"/>
        </w:rPr>
      </w:pPr>
      <w:r w:rsidRPr="006E2E18">
        <w:rPr>
          <w:lang w:val="pt-BR"/>
        </w:rPr>
        <w:t>ThS. Thái Bảo Trân, “Chương 6: Quản lý giao tác và điều khiển đồng thời phân tán”, tài liệu lý thuyết môn Cơ sở dữ liệu phân tán, Trường Đại học Công nghệ thông tin.</w:t>
      </w:r>
    </w:p>
    <w:p w14:paraId="2146E10D" w14:textId="41AD368E" w:rsidR="006E2E18" w:rsidRPr="006E2E18" w:rsidRDefault="006E2E18" w:rsidP="00B13019">
      <w:pPr>
        <w:rPr>
          <w:lang w:val="pt-BR"/>
        </w:rPr>
      </w:pPr>
      <w:r>
        <w:rPr>
          <w:lang w:val="pt-BR"/>
        </w:rPr>
        <w:t>Các Báo cáo tham khảo được</w:t>
      </w:r>
      <w:r w:rsidR="00FC49B5">
        <w:rPr>
          <w:lang w:val="pt-BR"/>
        </w:rPr>
        <w:t xml:space="preserve"> </w:t>
      </w:r>
      <w:r w:rsidR="00107DF7">
        <w:rPr>
          <w:lang w:val="pt-BR"/>
        </w:rPr>
        <w:t>Giáo viên thực hành cung cấp thông qua website môn học</w:t>
      </w:r>
    </w:p>
    <w:p w14:paraId="25540859" w14:textId="77777777" w:rsidR="00DB7651" w:rsidRPr="006E2E18" w:rsidRDefault="00DB7651" w:rsidP="00A332C0">
      <w:pPr>
        <w:rPr>
          <w:lang w:val="pt-BR"/>
        </w:rPr>
      </w:pPr>
    </w:p>
    <w:p w14:paraId="4F8D07DC" w14:textId="77777777" w:rsidR="00A332C0" w:rsidRPr="006E2E18" w:rsidRDefault="00A332C0" w:rsidP="00A332C0">
      <w:pPr>
        <w:rPr>
          <w:lang w:val="pt-BR"/>
        </w:rPr>
      </w:pPr>
    </w:p>
    <w:sectPr w:rsidR="00A332C0" w:rsidRPr="006E2E18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AC546" w14:textId="77777777" w:rsidR="004B594D" w:rsidRDefault="004B594D" w:rsidP="00F64498">
      <w:pPr>
        <w:spacing w:after="0" w:line="240" w:lineRule="auto"/>
      </w:pPr>
      <w:r>
        <w:separator/>
      </w:r>
    </w:p>
  </w:endnote>
  <w:endnote w:type="continuationSeparator" w:id="0">
    <w:p w14:paraId="172056E0" w14:textId="77777777" w:rsidR="004B594D" w:rsidRDefault="004B594D" w:rsidP="00F64498">
      <w:pPr>
        <w:spacing w:after="0" w:line="240" w:lineRule="auto"/>
      </w:pPr>
      <w:r>
        <w:continuationSeparator/>
      </w:r>
    </w:p>
  </w:endnote>
  <w:endnote w:type="continuationNotice" w:id="1">
    <w:p w14:paraId="0DE1153F" w14:textId="77777777" w:rsidR="004B594D" w:rsidRDefault="004B59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illSans-Light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Symbols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24"/>
      </w:rPr>
      <w:id w:val="692352292"/>
      <w:docPartObj>
        <w:docPartGallery w:val="Page Numbers (Bottom of Page)"/>
        <w:docPartUnique/>
      </w:docPartObj>
    </w:sdtPr>
    <w:sdtContent>
      <w:p w14:paraId="50B43254" w14:textId="2AF979AA" w:rsidR="00F64498" w:rsidRPr="00F64498" w:rsidRDefault="00F64498">
        <w:pPr>
          <w:pStyle w:val="Footer"/>
          <w:jc w:val="center"/>
          <w:rPr>
            <w:rFonts w:asciiTheme="majorHAnsi" w:eastAsiaTheme="majorEastAsia" w:hAnsiTheme="majorHAnsi" w:cstheme="majorBidi"/>
            <w:sz w:val="24"/>
            <w:szCs w:val="24"/>
          </w:rPr>
        </w:pPr>
        <w:r w:rsidRPr="00F64498">
          <w:rPr>
            <w:rFonts w:asciiTheme="majorHAnsi" w:eastAsiaTheme="majorEastAsia" w:hAnsiTheme="majorHAnsi" w:cstheme="majorBidi"/>
            <w:sz w:val="24"/>
            <w:szCs w:val="24"/>
          </w:rPr>
          <w:t xml:space="preserve">~ </w:t>
        </w:r>
        <w:r w:rsidRPr="00F64498">
          <w:rPr>
            <w:rFonts w:asciiTheme="minorHAnsi" w:eastAsiaTheme="minorEastAsia" w:hAnsiTheme="minorHAnsi"/>
            <w:sz w:val="20"/>
            <w:szCs w:val="20"/>
          </w:rPr>
          <w:fldChar w:fldCharType="begin"/>
        </w:r>
        <w:r w:rsidRPr="00F64498">
          <w:rPr>
            <w:sz w:val="24"/>
            <w:szCs w:val="24"/>
          </w:rPr>
          <w:instrText xml:space="preserve"> PAGE    \* MERGEFORMAT </w:instrText>
        </w:r>
        <w:r w:rsidRPr="00F64498">
          <w:rPr>
            <w:rFonts w:asciiTheme="minorHAnsi" w:eastAsiaTheme="minorEastAsia" w:hAnsiTheme="minorHAnsi"/>
            <w:sz w:val="20"/>
            <w:szCs w:val="20"/>
          </w:rPr>
          <w:fldChar w:fldCharType="separate"/>
        </w:r>
        <w:r w:rsidRPr="00F64498">
          <w:rPr>
            <w:rFonts w:asciiTheme="majorHAnsi" w:eastAsiaTheme="majorEastAsia" w:hAnsiTheme="majorHAnsi" w:cstheme="majorBidi"/>
            <w:noProof/>
            <w:sz w:val="24"/>
            <w:szCs w:val="24"/>
          </w:rPr>
          <w:t>2</w:t>
        </w:r>
        <w:r w:rsidRPr="00F64498">
          <w:rPr>
            <w:rFonts w:asciiTheme="majorHAnsi" w:eastAsiaTheme="majorEastAsia" w:hAnsiTheme="majorHAnsi" w:cstheme="majorBidi"/>
            <w:noProof/>
            <w:sz w:val="24"/>
            <w:szCs w:val="24"/>
          </w:rPr>
          <w:fldChar w:fldCharType="end"/>
        </w:r>
        <w:r w:rsidRPr="00F64498">
          <w:rPr>
            <w:rFonts w:asciiTheme="majorHAnsi" w:eastAsiaTheme="majorEastAsia" w:hAnsiTheme="majorHAnsi" w:cstheme="majorBidi"/>
            <w:sz w:val="24"/>
            <w:szCs w:val="24"/>
          </w:rPr>
          <w:t xml:space="preserve"> ~</w:t>
        </w:r>
      </w:p>
    </w:sdtContent>
  </w:sdt>
  <w:p w14:paraId="004F216C" w14:textId="77777777" w:rsidR="00F64498" w:rsidRDefault="00F644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76DC3" w14:textId="77777777" w:rsidR="004B594D" w:rsidRDefault="004B594D" w:rsidP="00F64498">
      <w:pPr>
        <w:spacing w:after="0" w:line="240" w:lineRule="auto"/>
      </w:pPr>
      <w:r>
        <w:separator/>
      </w:r>
    </w:p>
  </w:footnote>
  <w:footnote w:type="continuationSeparator" w:id="0">
    <w:p w14:paraId="40EC305F" w14:textId="77777777" w:rsidR="004B594D" w:rsidRDefault="004B594D" w:rsidP="00F64498">
      <w:pPr>
        <w:spacing w:after="0" w:line="240" w:lineRule="auto"/>
      </w:pPr>
      <w:r>
        <w:continuationSeparator/>
      </w:r>
    </w:p>
  </w:footnote>
  <w:footnote w:type="continuationNotice" w:id="1">
    <w:p w14:paraId="21C0C040" w14:textId="77777777" w:rsidR="004B594D" w:rsidRDefault="004B594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D20D1"/>
    <w:multiLevelType w:val="hybridMultilevel"/>
    <w:tmpl w:val="3612A7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94E68"/>
    <w:multiLevelType w:val="hybridMultilevel"/>
    <w:tmpl w:val="012E8D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186DD4">
      <w:numFmt w:val="bullet"/>
      <w:lvlText w:val=""/>
      <w:lvlJc w:val="left"/>
      <w:pPr>
        <w:ind w:left="2880" w:hanging="360"/>
      </w:pPr>
      <w:rPr>
        <w:rFonts w:ascii="Wingdings" w:eastAsia="Times New Roman" w:hAnsi="Wingdings" w:cs="Times New Roman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F79D9"/>
    <w:multiLevelType w:val="multilevel"/>
    <w:tmpl w:val="B80C478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ahoma" w:hAnsi="Tahoma" w:hint="default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" w15:restartNumberingAfterBreak="0">
    <w:nsid w:val="58FA372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F573B6F"/>
    <w:multiLevelType w:val="multilevel"/>
    <w:tmpl w:val="F474C4F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83E43E5"/>
    <w:multiLevelType w:val="hybridMultilevel"/>
    <w:tmpl w:val="AC9EC88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2C498D"/>
    <w:multiLevelType w:val="hybridMultilevel"/>
    <w:tmpl w:val="108C07EC"/>
    <w:lvl w:ilvl="0" w:tplc="174AE99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6616299">
    <w:abstractNumId w:val="3"/>
  </w:num>
  <w:num w:numId="2" w16cid:durableId="1231119035">
    <w:abstractNumId w:val="3"/>
  </w:num>
  <w:num w:numId="3" w16cid:durableId="1749302348">
    <w:abstractNumId w:val="2"/>
  </w:num>
  <w:num w:numId="4" w16cid:durableId="1040545050">
    <w:abstractNumId w:val="2"/>
  </w:num>
  <w:num w:numId="5" w16cid:durableId="708841202">
    <w:abstractNumId w:val="2"/>
  </w:num>
  <w:num w:numId="6" w16cid:durableId="420177751">
    <w:abstractNumId w:val="2"/>
  </w:num>
  <w:num w:numId="7" w16cid:durableId="2000113147">
    <w:abstractNumId w:val="2"/>
  </w:num>
  <w:num w:numId="8" w16cid:durableId="1588493092">
    <w:abstractNumId w:val="2"/>
  </w:num>
  <w:num w:numId="9" w16cid:durableId="805003035">
    <w:abstractNumId w:val="2"/>
  </w:num>
  <w:num w:numId="10" w16cid:durableId="878592126">
    <w:abstractNumId w:val="2"/>
  </w:num>
  <w:num w:numId="11" w16cid:durableId="1549534339">
    <w:abstractNumId w:val="2"/>
  </w:num>
  <w:num w:numId="12" w16cid:durableId="387193192">
    <w:abstractNumId w:val="4"/>
  </w:num>
  <w:num w:numId="13" w16cid:durableId="1192962881">
    <w:abstractNumId w:val="1"/>
  </w:num>
  <w:num w:numId="14" w16cid:durableId="519203730">
    <w:abstractNumId w:val="0"/>
  </w:num>
  <w:num w:numId="15" w16cid:durableId="1396708766">
    <w:abstractNumId w:val="6"/>
  </w:num>
  <w:num w:numId="16" w16cid:durableId="796426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DC"/>
    <w:rsid w:val="000000FE"/>
    <w:rsid w:val="000043DE"/>
    <w:rsid w:val="00006B64"/>
    <w:rsid w:val="00007E2C"/>
    <w:rsid w:val="000103F7"/>
    <w:rsid w:val="000143CB"/>
    <w:rsid w:val="000165F1"/>
    <w:rsid w:val="000175B6"/>
    <w:rsid w:val="00020E89"/>
    <w:rsid w:val="00023EE7"/>
    <w:rsid w:val="000249DD"/>
    <w:rsid w:val="0002592A"/>
    <w:rsid w:val="0003243B"/>
    <w:rsid w:val="00034EB9"/>
    <w:rsid w:val="00037094"/>
    <w:rsid w:val="00041BCB"/>
    <w:rsid w:val="000434C4"/>
    <w:rsid w:val="00044571"/>
    <w:rsid w:val="00052FAF"/>
    <w:rsid w:val="0005528C"/>
    <w:rsid w:val="000569C5"/>
    <w:rsid w:val="00057AEE"/>
    <w:rsid w:val="00060F6A"/>
    <w:rsid w:val="00065424"/>
    <w:rsid w:val="000726F7"/>
    <w:rsid w:val="000733A8"/>
    <w:rsid w:val="000955A7"/>
    <w:rsid w:val="00095A91"/>
    <w:rsid w:val="000A2747"/>
    <w:rsid w:val="000A4F2E"/>
    <w:rsid w:val="000A7594"/>
    <w:rsid w:val="000A7A7D"/>
    <w:rsid w:val="000B0821"/>
    <w:rsid w:val="000B24C9"/>
    <w:rsid w:val="000B50D3"/>
    <w:rsid w:val="000B5A1A"/>
    <w:rsid w:val="000C0CAD"/>
    <w:rsid w:val="000C670B"/>
    <w:rsid w:val="000D0462"/>
    <w:rsid w:val="000D329D"/>
    <w:rsid w:val="000D5096"/>
    <w:rsid w:val="000D6634"/>
    <w:rsid w:val="000E0373"/>
    <w:rsid w:val="000E2727"/>
    <w:rsid w:val="000E3525"/>
    <w:rsid w:val="000F0AF2"/>
    <w:rsid w:val="000F5A72"/>
    <w:rsid w:val="00102661"/>
    <w:rsid w:val="00104577"/>
    <w:rsid w:val="001079CF"/>
    <w:rsid w:val="00107DF7"/>
    <w:rsid w:val="00110586"/>
    <w:rsid w:val="00113DB8"/>
    <w:rsid w:val="001201DC"/>
    <w:rsid w:val="00121ACA"/>
    <w:rsid w:val="00121D9E"/>
    <w:rsid w:val="00122427"/>
    <w:rsid w:val="00126F98"/>
    <w:rsid w:val="00126FA1"/>
    <w:rsid w:val="00134714"/>
    <w:rsid w:val="0013499C"/>
    <w:rsid w:val="00145D2F"/>
    <w:rsid w:val="00146326"/>
    <w:rsid w:val="00151F3A"/>
    <w:rsid w:val="001551EF"/>
    <w:rsid w:val="00156389"/>
    <w:rsid w:val="00164747"/>
    <w:rsid w:val="00167A84"/>
    <w:rsid w:val="001710AF"/>
    <w:rsid w:val="00172279"/>
    <w:rsid w:val="00172586"/>
    <w:rsid w:val="00176A7C"/>
    <w:rsid w:val="00177892"/>
    <w:rsid w:val="001854EB"/>
    <w:rsid w:val="001855E6"/>
    <w:rsid w:val="00197F0E"/>
    <w:rsid w:val="001A1978"/>
    <w:rsid w:val="001A2CF7"/>
    <w:rsid w:val="001A778E"/>
    <w:rsid w:val="001D21E1"/>
    <w:rsid w:val="001D6975"/>
    <w:rsid w:val="001E09BB"/>
    <w:rsid w:val="001E3F52"/>
    <w:rsid w:val="001E694E"/>
    <w:rsid w:val="001E7226"/>
    <w:rsid w:val="001F2D39"/>
    <w:rsid w:val="001F468C"/>
    <w:rsid w:val="001F691D"/>
    <w:rsid w:val="001F7385"/>
    <w:rsid w:val="00201A96"/>
    <w:rsid w:val="00205990"/>
    <w:rsid w:val="00205D7D"/>
    <w:rsid w:val="00210A3D"/>
    <w:rsid w:val="00214531"/>
    <w:rsid w:val="002272BA"/>
    <w:rsid w:val="002277F0"/>
    <w:rsid w:val="00231622"/>
    <w:rsid w:val="002338E4"/>
    <w:rsid w:val="00233993"/>
    <w:rsid w:val="002341CB"/>
    <w:rsid w:val="002349D1"/>
    <w:rsid w:val="00240B81"/>
    <w:rsid w:val="00246024"/>
    <w:rsid w:val="0024604E"/>
    <w:rsid w:val="00250377"/>
    <w:rsid w:val="00255BA1"/>
    <w:rsid w:val="00275B9F"/>
    <w:rsid w:val="0028499E"/>
    <w:rsid w:val="00285B7C"/>
    <w:rsid w:val="002862FD"/>
    <w:rsid w:val="00286E5E"/>
    <w:rsid w:val="00292923"/>
    <w:rsid w:val="00293F83"/>
    <w:rsid w:val="00295D05"/>
    <w:rsid w:val="002A0718"/>
    <w:rsid w:val="002A2EFE"/>
    <w:rsid w:val="002A5CD2"/>
    <w:rsid w:val="002B7717"/>
    <w:rsid w:val="002B79D0"/>
    <w:rsid w:val="002B7DBB"/>
    <w:rsid w:val="002C1443"/>
    <w:rsid w:val="002C3CED"/>
    <w:rsid w:val="002C6C1A"/>
    <w:rsid w:val="002C7D43"/>
    <w:rsid w:val="002D5F95"/>
    <w:rsid w:val="002E1078"/>
    <w:rsid w:val="002F0EA7"/>
    <w:rsid w:val="002F1A19"/>
    <w:rsid w:val="002F204B"/>
    <w:rsid w:val="002F3E27"/>
    <w:rsid w:val="002F4900"/>
    <w:rsid w:val="00301AE7"/>
    <w:rsid w:val="0030226D"/>
    <w:rsid w:val="00304620"/>
    <w:rsid w:val="00310B3D"/>
    <w:rsid w:val="00310CFC"/>
    <w:rsid w:val="003113E6"/>
    <w:rsid w:val="00311AB5"/>
    <w:rsid w:val="00312C59"/>
    <w:rsid w:val="00314059"/>
    <w:rsid w:val="00315960"/>
    <w:rsid w:val="00316BDC"/>
    <w:rsid w:val="00320DF7"/>
    <w:rsid w:val="00325844"/>
    <w:rsid w:val="003339E6"/>
    <w:rsid w:val="0033493C"/>
    <w:rsid w:val="00342043"/>
    <w:rsid w:val="00343EBF"/>
    <w:rsid w:val="00344710"/>
    <w:rsid w:val="0035053F"/>
    <w:rsid w:val="00351C84"/>
    <w:rsid w:val="00357C96"/>
    <w:rsid w:val="00360B43"/>
    <w:rsid w:val="00360D8B"/>
    <w:rsid w:val="00362B50"/>
    <w:rsid w:val="0037020D"/>
    <w:rsid w:val="003748BE"/>
    <w:rsid w:val="00376581"/>
    <w:rsid w:val="003774AC"/>
    <w:rsid w:val="003857B8"/>
    <w:rsid w:val="00397958"/>
    <w:rsid w:val="003A3AD7"/>
    <w:rsid w:val="003A3CBF"/>
    <w:rsid w:val="003B5167"/>
    <w:rsid w:val="003B5335"/>
    <w:rsid w:val="003B6644"/>
    <w:rsid w:val="003B7446"/>
    <w:rsid w:val="003C0362"/>
    <w:rsid w:val="003D3850"/>
    <w:rsid w:val="003E0875"/>
    <w:rsid w:val="003E207F"/>
    <w:rsid w:val="003E3E08"/>
    <w:rsid w:val="003E55BE"/>
    <w:rsid w:val="003F6365"/>
    <w:rsid w:val="003F72AB"/>
    <w:rsid w:val="0040289B"/>
    <w:rsid w:val="00407134"/>
    <w:rsid w:val="00410038"/>
    <w:rsid w:val="00411702"/>
    <w:rsid w:val="0041182C"/>
    <w:rsid w:val="00413C22"/>
    <w:rsid w:val="00415F59"/>
    <w:rsid w:val="00417FC7"/>
    <w:rsid w:val="00421B7C"/>
    <w:rsid w:val="00432BE1"/>
    <w:rsid w:val="004333EA"/>
    <w:rsid w:val="00436123"/>
    <w:rsid w:val="004443B7"/>
    <w:rsid w:val="00445F06"/>
    <w:rsid w:val="004474AC"/>
    <w:rsid w:val="00455F01"/>
    <w:rsid w:val="00457F1A"/>
    <w:rsid w:val="0046363F"/>
    <w:rsid w:val="00465DE4"/>
    <w:rsid w:val="0046695B"/>
    <w:rsid w:val="0047038F"/>
    <w:rsid w:val="00472A77"/>
    <w:rsid w:val="004738D0"/>
    <w:rsid w:val="004778CA"/>
    <w:rsid w:val="0048055C"/>
    <w:rsid w:val="00490E62"/>
    <w:rsid w:val="004965CA"/>
    <w:rsid w:val="00497B04"/>
    <w:rsid w:val="00497FFE"/>
    <w:rsid w:val="004A1C12"/>
    <w:rsid w:val="004B3DE2"/>
    <w:rsid w:val="004B4AFC"/>
    <w:rsid w:val="004B518E"/>
    <w:rsid w:val="004B594D"/>
    <w:rsid w:val="004B70C3"/>
    <w:rsid w:val="004B71FC"/>
    <w:rsid w:val="004C1B82"/>
    <w:rsid w:val="004D5299"/>
    <w:rsid w:val="004D7197"/>
    <w:rsid w:val="004D7D05"/>
    <w:rsid w:val="004E050C"/>
    <w:rsid w:val="004E7DDF"/>
    <w:rsid w:val="004F2DBD"/>
    <w:rsid w:val="004F5817"/>
    <w:rsid w:val="005019A4"/>
    <w:rsid w:val="005024E5"/>
    <w:rsid w:val="0051108A"/>
    <w:rsid w:val="0051617B"/>
    <w:rsid w:val="0051653C"/>
    <w:rsid w:val="005220C0"/>
    <w:rsid w:val="00531262"/>
    <w:rsid w:val="00532CB9"/>
    <w:rsid w:val="005334D8"/>
    <w:rsid w:val="005405E0"/>
    <w:rsid w:val="00541BE0"/>
    <w:rsid w:val="005466FB"/>
    <w:rsid w:val="005575F7"/>
    <w:rsid w:val="005603A7"/>
    <w:rsid w:val="0057080F"/>
    <w:rsid w:val="00573643"/>
    <w:rsid w:val="00573EFD"/>
    <w:rsid w:val="005747CE"/>
    <w:rsid w:val="00576B89"/>
    <w:rsid w:val="00577581"/>
    <w:rsid w:val="0058011D"/>
    <w:rsid w:val="005826F7"/>
    <w:rsid w:val="0058497D"/>
    <w:rsid w:val="0058666C"/>
    <w:rsid w:val="00596119"/>
    <w:rsid w:val="005A04AA"/>
    <w:rsid w:val="005A1459"/>
    <w:rsid w:val="005A5C1A"/>
    <w:rsid w:val="005B0B10"/>
    <w:rsid w:val="005B1812"/>
    <w:rsid w:val="005B4874"/>
    <w:rsid w:val="005C050F"/>
    <w:rsid w:val="005C2169"/>
    <w:rsid w:val="005C24DC"/>
    <w:rsid w:val="005C4C9C"/>
    <w:rsid w:val="005D02BF"/>
    <w:rsid w:val="005D307B"/>
    <w:rsid w:val="005E6757"/>
    <w:rsid w:val="005F1090"/>
    <w:rsid w:val="005F2ADC"/>
    <w:rsid w:val="005F2C07"/>
    <w:rsid w:val="005F5F0E"/>
    <w:rsid w:val="00603A2C"/>
    <w:rsid w:val="00612EFA"/>
    <w:rsid w:val="0061719C"/>
    <w:rsid w:val="006228E7"/>
    <w:rsid w:val="0062598D"/>
    <w:rsid w:val="00627E8F"/>
    <w:rsid w:val="00633CC4"/>
    <w:rsid w:val="006420BD"/>
    <w:rsid w:val="00644238"/>
    <w:rsid w:val="006474D6"/>
    <w:rsid w:val="006474DC"/>
    <w:rsid w:val="006479DF"/>
    <w:rsid w:val="0065355B"/>
    <w:rsid w:val="00661226"/>
    <w:rsid w:val="00663FFF"/>
    <w:rsid w:val="00664F1F"/>
    <w:rsid w:val="00665EF5"/>
    <w:rsid w:val="00676FE0"/>
    <w:rsid w:val="006776C1"/>
    <w:rsid w:val="00680081"/>
    <w:rsid w:val="0068307C"/>
    <w:rsid w:val="006840CC"/>
    <w:rsid w:val="00684383"/>
    <w:rsid w:val="0069138B"/>
    <w:rsid w:val="006C5173"/>
    <w:rsid w:val="006C5BFC"/>
    <w:rsid w:val="006C735F"/>
    <w:rsid w:val="006C7975"/>
    <w:rsid w:val="006E06DC"/>
    <w:rsid w:val="006E099C"/>
    <w:rsid w:val="006E0E9D"/>
    <w:rsid w:val="006E2E18"/>
    <w:rsid w:val="006E38C0"/>
    <w:rsid w:val="00703A20"/>
    <w:rsid w:val="00706F48"/>
    <w:rsid w:val="00721E23"/>
    <w:rsid w:val="00723430"/>
    <w:rsid w:val="00724C8F"/>
    <w:rsid w:val="007279D1"/>
    <w:rsid w:val="0073014F"/>
    <w:rsid w:val="00733F04"/>
    <w:rsid w:val="00733FCE"/>
    <w:rsid w:val="00735176"/>
    <w:rsid w:val="0074073B"/>
    <w:rsid w:val="007419AB"/>
    <w:rsid w:val="00744DC0"/>
    <w:rsid w:val="00744DEF"/>
    <w:rsid w:val="00746868"/>
    <w:rsid w:val="00752A98"/>
    <w:rsid w:val="00756E9A"/>
    <w:rsid w:val="00763FAB"/>
    <w:rsid w:val="007672F0"/>
    <w:rsid w:val="0077071D"/>
    <w:rsid w:val="0077269F"/>
    <w:rsid w:val="00774953"/>
    <w:rsid w:val="00780359"/>
    <w:rsid w:val="007873ED"/>
    <w:rsid w:val="00791265"/>
    <w:rsid w:val="00793180"/>
    <w:rsid w:val="00793E2D"/>
    <w:rsid w:val="00796373"/>
    <w:rsid w:val="00796E1A"/>
    <w:rsid w:val="007A3A70"/>
    <w:rsid w:val="007A6F1A"/>
    <w:rsid w:val="007B4884"/>
    <w:rsid w:val="007C1A8D"/>
    <w:rsid w:val="007C1E6D"/>
    <w:rsid w:val="007C289F"/>
    <w:rsid w:val="007C481E"/>
    <w:rsid w:val="007C5F42"/>
    <w:rsid w:val="007D0DCE"/>
    <w:rsid w:val="007D392F"/>
    <w:rsid w:val="007D7BF1"/>
    <w:rsid w:val="007E01E0"/>
    <w:rsid w:val="007E5A17"/>
    <w:rsid w:val="007F32C5"/>
    <w:rsid w:val="007F630B"/>
    <w:rsid w:val="007F7004"/>
    <w:rsid w:val="00805520"/>
    <w:rsid w:val="00805CD4"/>
    <w:rsid w:val="00807810"/>
    <w:rsid w:val="00812A14"/>
    <w:rsid w:val="008154BD"/>
    <w:rsid w:val="008235AC"/>
    <w:rsid w:val="00823745"/>
    <w:rsid w:val="00825AF3"/>
    <w:rsid w:val="00830D3F"/>
    <w:rsid w:val="008324EE"/>
    <w:rsid w:val="00834E0F"/>
    <w:rsid w:val="00840162"/>
    <w:rsid w:val="00840816"/>
    <w:rsid w:val="00841A15"/>
    <w:rsid w:val="00845A4B"/>
    <w:rsid w:val="00845B6E"/>
    <w:rsid w:val="008505E1"/>
    <w:rsid w:val="00852F38"/>
    <w:rsid w:val="00856186"/>
    <w:rsid w:val="008667FB"/>
    <w:rsid w:val="008749A2"/>
    <w:rsid w:val="00876C1F"/>
    <w:rsid w:val="00880D0B"/>
    <w:rsid w:val="00885CBD"/>
    <w:rsid w:val="00892D3B"/>
    <w:rsid w:val="008A49B4"/>
    <w:rsid w:val="008A65E0"/>
    <w:rsid w:val="008B11B6"/>
    <w:rsid w:val="008B1E3C"/>
    <w:rsid w:val="008B5253"/>
    <w:rsid w:val="008C2F9C"/>
    <w:rsid w:val="008C66F0"/>
    <w:rsid w:val="008E0C47"/>
    <w:rsid w:val="008E4676"/>
    <w:rsid w:val="008F1A84"/>
    <w:rsid w:val="008F3C13"/>
    <w:rsid w:val="008F7F56"/>
    <w:rsid w:val="009018BB"/>
    <w:rsid w:val="0090659A"/>
    <w:rsid w:val="00907CD5"/>
    <w:rsid w:val="0091153A"/>
    <w:rsid w:val="00912E48"/>
    <w:rsid w:val="009144D0"/>
    <w:rsid w:val="0091463B"/>
    <w:rsid w:val="009225F8"/>
    <w:rsid w:val="0092479C"/>
    <w:rsid w:val="00925F1C"/>
    <w:rsid w:val="00933320"/>
    <w:rsid w:val="009348B7"/>
    <w:rsid w:val="00937017"/>
    <w:rsid w:val="0095272E"/>
    <w:rsid w:val="00954C78"/>
    <w:rsid w:val="00954D37"/>
    <w:rsid w:val="009605A1"/>
    <w:rsid w:val="00964ECB"/>
    <w:rsid w:val="00971E11"/>
    <w:rsid w:val="0097327E"/>
    <w:rsid w:val="00975A61"/>
    <w:rsid w:val="00976339"/>
    <w:rsid w:val="009837CD"/>
    <w:rsid w:val="00984A19"/>
    <w:rsid w:val="0099073E"/>
    <w:rsid w:val="009928E6"/>
    <w:rsid w:val="009947DE"/>
    <w:rsid w:val="00995F37"/>
    <w:rsid w:val="009B0C3E"/>
    <w:rsid w:val="009B3D32"/>
    <w:rsid w:val="009B432D"/>
    <w:rsid w:val="009B76FC"/>
    <w:rsid w:val="009C06F1"/>
    <w:rsid w:val="009C2113"/>
    <w:rsid w:val="009C6A02"/>
    <w:rsid w:val="009C76CC"/>
    <w:rsid w:val="009D3780"/>
    <w:rsid w:val="009E03DA"/>
    <w:rsid w:val="009E2C25"/>
    <w:rsid w:val="009F220D"/>
    <w:rsid w:val="009F47B7"/>
    <w:rsid w:val="009F52EE"/>
    <w:rsid w:val="009F532B"/>
    <w:rsid w:val="009F5BC6"/>
    <w:rsid w:val="00A00236"/>
    <w:rsid w:val="00A036E5"/>
    <w:rsid w:val="00A10577"/>
    <w:rsid w:val="00A11560"/>
    <w:rsid w:val="00A12080"/>
    <w:rsid w:val="00A2418A"/>
    <w:rsid w:val="00A27787"/>
    <w:rsid w:val="00A305D5"/>
    <w:rsid w:val="00A310A1"/>
    <w:rsid w:val="00A31B39"/>
    <w:rsid w:val="00A332C0"/>
    <w:rsid w:val="00A50E6A"/>
    <w:rsid w:val="00A53FD1"/>
    <w:rsid w:val="00A612B1"/>
    <w:rsid w:val="00A61379"/>
    <w:rsid w:val="00A613D4"/>
    <w:rsid w:val="00A630AF"/>
    <w:rsid w:val="00A650DF"/>
    <w:rsid w:val="00A74096"/>
    <w:rsid w:val="00A77C93"/>
    <w:rsid w:val="00A80B82"/>
    <w:rsid w:val="00A857E3"/>
    <w:rsid w:val="00AA0202"/>
    <w:rsid w:val="00AA0913"/>
    <w:rsid w:val="00AA244D"/>
    <w:rsid w:val="00AA5D14"/>
    <w:rsid w:val="00AA64C1"/>
    <w:rsid w:val="00AA75D0"/>
    <w:rsid w:val="00AB33E3"/>
    <w:rsid w:val="00AB6704"/>
    <w:rsid w:val="00AC4F9D"/>
    <w:rsid w:val="00AC5105"/>
    <w:rsid w:val="00AC5B63"/>
    <w:rsid w:val="00AD0B26"/>
    <w:rsid w:val="00AD625D"/>
    <w:rsid w:val="00AD62B7"/>
    <w:rsid w:val="00AD6B79"/>
    <w:rsid w:val="00AE4F2F"/>
    <w:rsid w:val="00AE5436"/>
    <w:rsid w:val="00AE6BD7"/>
    <w:rsid w:val="00AF1EEB"/>
    <w:rsid w:val="00AF543F"/>
    <w:rsid w:val="00B03B17"/>
    <w:rsid w:val="00B13019"/>
    <w:rsid w:val="00B16F40"/>
    <w:rsid w:val="00B20C35"/>
    <w:rsid w:val="00B225B8"/>
    <w:rsid w:val="00B22634"/>
    <w:rsid w:val="00B34C61"/>
    <w:rsid w:val="00B3504D"/>
    <w:rsid w:val="00B442BB"/>
    <w:rsid w:val="00B46949"/>
    <w:rsid w:val="00B50C16"/>
    <w:rsid w:val="00B514CE"/>
    <w:rsid w:val="00B541EB"/>
    <w:rsid w:val="00B61CB6"/>
    <w:rsid w:val="00B63333"/>
    <w:rsid w:val="00B66CBD"/>
    <w:rsid w:val="00B66FDB"/>
    <w:rsid w:val="00B70043"/>
    <w:rsid w:val="00B73473"/>
    <w:rsid w:val="00B741C8"/>
    <w:rsid w:val="00B8773D"/>
    <w:rsid w:val="00B9156A"/>
    <w:rsid w:val="00B92E4A"/>
    <w:rsid w:val="00BA165F"/>
    <w:rsid w:val="00BA173D"/>
    <w:rsid w:val="00BA3B85"/>
    <w:rsid w:val="00BA611F"/>
    <w:rsid w:val="00BB6DCF"/>
    <w:rsid w:val="00BB6F26"/>
    <w:rsid w:val="00BC2BBC"/>
    <w:rsid w:val="00BC3FE3"/>
    <w:rsid w:val="00BD00C5"/>
    <w:rsid w:val="00BD66E6"/>
    <w:rsid w:val="00BE0E0B"/>
    <w:rsid w:val="00BE4DA7"/>
    <w:rsid w:val="00BE51DA"/>
    <w:rsid w:val="00BE64EE"/>
    <w:rsid w:val="00BF1B52"/>
    <w:rsid w:val="00BF417D"/>
    <w:rsid w:val="00C04596"/>
    <w:rsid w:val="00C04F8D"/>
    <w:rsid w:val="00C102A0"/>
    <w:rsid w:val="00C136F6"/>
    <w:rsid w:val="00C1417C"/>
    <w:rsid w:val="00C14E8A"/>
    <w:rsid w:val="00C222AD"/>
    <w:rsid w:val="00C23F1E"/>
    <w:rsid w:val="00C27991"/>
    <w:rsid w:val="00C31D70"/>
    <w:rsid w:val="00C410AE"/>
    <w:rsid w:val="00C43241"/>
    <w:rsid w:val="00C56D23"/>
    <w:rsid w:val="00C57688"/>
    <w:rsid w:val="00C65492"/>
    <w:rsid w:val="00C66E88"/>
    <w:rsid w:val="00C83C98"/>
    <w:rsid w:val="00C8593E"/>
    <w:rsid w:val="00C9206C"/>
    <w:rsid w:val="00C94F51"/>
    <w:rsid w:val="00C95730"/>
    <w:rsid w:val="00C97A3B"/>
    <w:rsid w:val="00CA16DF"/>
    <w:rsid w:val="00CA1EA1"/>
    <w:rsid w:val="00CA2F83"/>
    <w:rsid w:val="00CB1803"/>
    <w:rsid w:val="00CC0D29"/>
    <w:rsid w:val="00CC2FC7"/>
    <w:rsid w:val="00CC348B"/>
    <w:rsid w:val="00CC462C"/>
    <w:rsid w:val="00CC4ED0"/>
    <w:rsid w:val="00CD5596"/>
    <w:rsid w:val="00CE25BE"/>
    <w:rsid w:val="00CE5D64"/>
    <w:rsid w:val="00CF029B"/>
    <w:rsid w:val="00CF1C83"/>
    <w:rsid w:val="00CF30F5"/>
    <w:rsid w:val="00CF4E93"/>
    <w:rsid w:val="00CF58B4"/>
    <w:rsid w:val="00CF68F4"/>
    <w:rsid w:val="00D027C1"/>
    <w:rsid w:val="00D07D59"/>
    <w:rsid w:val="00D101BA"/>
    <w:rsid w:val="00D10EC9"/>
    <w:rsid w:val="00D15F50"/>
    <w:rsid w:val="00D207B2"/>
    <w:rsid w:val="00D225A4"/>
    <w:rsid w:val="00D23103"/>
    <w:rsid w:val="00D23F27"/>
    <w:rsid w:val="00D31F1E"/>
    <w:rsid w:val="00D32E88"/>
    <w:rsid w:val="00D333F4"/>
    <w:rsid w:val="00D35004"/>
    <w:rsid w:val="00D35695"/>
    <w:rsid w:val="00D42749"/>
    <w:rsid w:val="00D44FC5"/>
    <w:rsid w:val="00D45D71"/>
    <w:rsid w:val="00D51A02"/>
    <w:rsid w:val="00D61668"/>
    <w:rsid w:val="00D61AF3"/>
    <w:rsid w:val="00D62DC0"/>
    <w:rsid w:val="00D65B4B"/>
    <w:rsid w:val="00D65E01"/>
    <w:rsid w:val="00D72E21"/>
    <w:rsid w:val="00D76D36"/>
    <w:rsid w:val="00D82486"/>
    <w:rsid w:val="00D82D76"/>
    <w:rsid w:val="00D83F1A"/>
    <w:rsid w:val="00D84936"/>
    <w:rsid w:val="00D84FDD"/>
    <w:rsid w:val="00D950D6"/>
    <w:rsid w:val="00DA7544"/>
    <w:rsid w:val="00DB103F"/>
    <w:rsid w:val="00DB2901"/>
    <w:rsid w:val="00DB6729"/>
    <w:rsid w:val="00DB7651"/>
    <w:rsid w:val="00DC00E8"/>
    <w:rsid w:val="00DC1C52"/>
    <w:rsid w:val="00DC30D6"/>
    <w:rsid w:val="00DD042F"/>
    <w:rsid w:val="00DD14D8"/>
    <w:rsid w:val="00DD1C17"/>
    <w:rsid w:val="00DD2A11"/>
    <w:rsid w:val="00DD3535"/>
    <w:rsid w:val="00DE12E4"/>
    <w:rsid w:val="00DE36F4"/>
    <w:rsid w:val="00DE3A9B"/>
    <w:rsid w:val="00DE4A14"/>
    <w:rsid w:val="00DF3334"/>
    <w:rsid w:val="00DF61ED"/>
    <w:rsid w:val="00E01E2E"/>
    <w:rsid w:val="00E0627C"/>
    <w:rsid w:val="00E138A2"/>
    <w:rsid w:val="00E17D3A"/>
    <w:rsid w:val="00E20457"/>
    <w:rsid w:val="00E22608"/>
    <w:rsid w:val="00E23AA2"/>
    <w:rsid w:val="00E23B9E"/>
    <w:rsid w:val="00E2705E"/>
    <w:rsid w:val="00E31E9E"/>
    <w:rsid w:val="00E33035"/>
    <w:rsid w:val="00E34CDC"/>
    <w:rsid w:val="00E34ED9"/>
    <w:rsid w:val="00E378B3"/>
    <w:rsid w:val="00E52D1E"/>
    <w:rsid w:val="00E60705"/>
    <w:rsid w:val="00E60CBE"/>
    <w:rsid w:val="00E71929"/>
    <w:rsid w:val="00E766A5"/>
    <w:rsid w:val="00E8008D"/>
    <w:rsid w:val="00E92120"/>
    <w:rsid w:val="00E96BF2"/>
    <w:rsid w:val="00EA2BA7"/>
    <w:rsid w:val="00EA53F5"/>
    <w:rsid w:val="00EA57D3"/>
    <w:rsid w:val="00EA58DA"/>
    <w:rsid w:val="00EA6995"/>
    <w:rsid w:val="00EB2696"/>
    <w:rsid w:val="00EB54A8"/>
    <w:rsid w:val="00EB7279"/>
    <w:rsid w:val="00EC2F6D"/>
    <w:rsid w:val="00EC4E3B"/>
    <w:rsid w:val="00EC7C58"/>
    <w:rsid w:val="00ED0744"/>
    <w:rsid w:val="00ED1374"/>
    <w:rsid w:val="00ED60C1"/>
    <w:rsid w:val="00ED7C24"/>
    <w:rsid w:val="00EE22AA"/>
    <w:rsid w:val="00EE2C7C"/>
    <w:rsid w:val="00EE4321"/>
    <w:rsid w:val="00EE7A38"/>
    <w:rsid w:val="00EF0D6D"/>
    <w:rsid w:val="00EF5FAB"/>
    <w:rsid w:val="00EF6C01"/>
    <w:rsid w:val="00F012DD"/>
    <w:rsid w:val="00F01F63"/>
    <w:rsid w:val="00F028B9"/>
    <w:rsid w:val="00F068ED"/>
    <w:rsid w:val="00F1636C"/>
    <w:rsid w:val="00F16BF2"/>
    <w:rsid w:val="00F217AB"/>
    <w:rsid w:val="00F23331"/>
    <w:rsid w:val="00F3122C"/>
    <w:rsid w:val="00F31E67"/>
    <w:rsid w:val="00F349FC"/>
    <w:rsid w:val="00F4716B"/>
    <w:rsid w:val="00F51D4B"/>
    <w:rsid w:val="00F61ED8"/>
    <w:rsid w:val="00F62944"/>
    <w:rsid w:val="00F64498"/>
    <w:rsid w:val="00F74CB3"/>
    <w:rsid w:val="00F8253E"/>
    <w:rsid w:val="00F843BA"/>
    <w:rsid w:val="00F86C5B"/>
    <w:rsid w:val="00F965EA"/>
    <w:rsid w:val="00FA18D5"/>
    <w:rsid w:val="00FA5DEC"/>
    <w:rsid w:val="00FB195E"/>
    <w:rsid w:val="00FB47E3"/>
    <w:rsid w:val="00FC33CC"/>
    <w:rsid w:val="00FC37B8"/>
    <w:rsid w:val="00FC49B5"/>
    <w:rsid w:val="00FC4C09"/>
    <w:rsid w:val="00FD165C"/>
    <w:rsid w:val="00FD29F0"/>
    <w:rsid w:val="00FE010E"/>
    <w:rsid w:val="00FE3D62"/>
    <w:rsid w:val="00FE51C4"/>
    <w:rsid w:val="00FF60CD"/>
    <w:rsid w:val="12202D99"/>
    <w:rsid w:val="3061FAEA"/>
    <w:rsid w:val="361BB2CF"/>
    <w:rsid w:val="3D863F2A"/>
    <w:rsid w:val="4549FC40"/>
    <w:rsid w:val="47A4D75D"/>
    <w:rsid w:val="4AD587B3"/>
    <w:rsid w:val="6AF6ED64"/>
    <w:rsid w:val="6C46D66A"/>
    <w:rsid w:val="6E8920A2"/>
    <w:rsid w:val="7269991B"/>
    <w:rsid w:val="7414149D"/>
    <w:rsid w:val="77215151"/>
    <w:rsid w:val="7D8D9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387E8"/>
  <w15:chartTrackingRefBased/>
  <w15:docId w15:val="{1D7B6813-EE3F-4DC2-97C5-5B2029514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theme="minorBidi"/>
        <w:color w:val="000000" w:themeColor="text1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9A4"/>
    <w:rPr>
      <w:rFonts w:ascii="Times New Roman" w:eastAsia="Times New Roman" w:hAnsi="Times New Roman" w:cs="Times New Roman"/>
      <w:color w:val="auto"/>
      <w:szCs w:val="27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23331"/>
    <w:pPr>
      <w:keepNext/>
      <w:keepLines/>
      <w:numPr>
        <w:numId w:val="12"/>
      </w:numPr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56E9A"/>
    <w:pPr>
      <w:keepNext/>
      <w:keepLines/>
      <w:numPr>
        <w:ilvl w:val="1"/>
        <w:numId w:val="12"/>
      </w:numPr>
      <w:outlineLvl w:val="1"/>
    </w:pPr>
    <w:rPr>
      <w:rFonts w:eastAsiaTheme="majorEastAsia" w:cstheme="majorBidi"/>
      <w:b/>
      <w:color w:val="4472C4" w:themeColor="accen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6E9A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color w:val="FF0000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13C22"/>
    <w:pPr>
      <w:keepNext/>
      <w:keepLines/>
      <w:numPr>
        <w:ilvl w:val="3"/>
        <w:numId w:val="12"/>
      </w:numPr>
      <w:outlineLvl w:val="3"/>
    </w:pPr>
    <w:rPr>
      <w:rFonts w:ascii="GillSans-Light" w:eastAsiaTheme="majorEastAsia" w:hAnsi="GillSans-Light" w:cstheme="majorBidi"/>
      <w:iCs/>
      <w:sz w:val="28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413C22"/>
    <w:pPr>
      <w:keepNext/>
      <w:keepLines/>
      <w:numPr>
        <w:ilvl w:val="4"/>
        <w:numId w:val="12"/>
      </w:numPr>
      <w:outlineLvl w:val="4"/>
    </w:pPr>
    <w:rPr>
      <w:rFonts w:ascii="GillSans-Light" w:eastAsiaTheme="majorEastAsia" w:hAnsi="GillSans-Light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331"/>
    <w:rPr>
      <w:rFonts w:ascii="Times New Roman" w:eastAsiaTheme="majorEastAsia" w:hAnsi="Times New Roman" w:cstheme="majorBidi"/>
      <w:b/>
      <w:caps/>
      <w:color w:val="auto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6E9A"/>
    <w:rPr>
      <w:rFonts w:ascii="Times New Roman" w:eastAsiaTheme="majorEastAsia" w:hAnsi="Times New Roman" w:cstheme="majorBidi"/>
      <w:b/>
      <w:color w:val="4472C4" w:themeColor="accent1"/>
      <w:szCs w:val="27"/>
    </w:rPr>
  </w:style>
  <w:style w:type="character" w:customStyle="1" w:styleId="Heading3Char">
    <w:name w:val="Heading 3 Char"/>
    <w:basedOn w:val="DefaultParagraphFont"/>
    <w:link w:val="Heading3"/>
    <w:uiPriority w:val="9"/>
    <w:rsid w:val="00756E9A"/>
    <w:rPr>
      <w:rFonts w:ascii="Times New Roman" w:eastAsiaTheme="majorEastAsia" w:hAnsi="Times New Roman" w:cstheme="majorBidi"/>
      <w:color w:val="FF000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3C22"/>
    <w:rPr>
      <w:rFonts w:ascii="GillSans-Light" w:eastAsiaTheme="majorEastAsia" w:hAnsi="GillSans-Light" w:cstheme="majorBidi"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C22"/>
    <w:rPr>
      <w:rFonts w:ascii="GillSans-Light" w:eastAsiaTheme="majorEastAsia" w:hAnsi="GillSans-Light" w:cstheme="majorBidi"/>
    </w:rPr>
  </w:style>
  <w:style w:type="paragraph" w:styleId="BodyText">
    <w:name w:val="Body Text"/>
    <w:basedOn w:val="Normal"/>
    <w:link w:val="BodyTextChar"/>
    <w:uiPriority w:val="1"/>
    <w:qFormat/>
    <w:rsid w:val="00F23331"/>
    <w:pPr>
      <w:widowControl w:val="0"/>
      <w:autoSpaceDE w:val="0"/>
      <w:autoSpaceDN w:val="0"/>
      <w:spacing w:after="0" w:line="240" w:lineRule="auto"/>
      <w:ind w:left="119"/>
    </w:pPr>
    <w:rPr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F23331"/>
    <w:rPr>
      <w:rFonts w:ascii="Times New Roman" w:eastAsia="Times New Roman" w:hAnsi="Times New Roman" w:cs="Times New Roman"/>
      <w:color w:val="auto"/>
      <w:sz w:val="28"/>
      <w:szCs w:val="28"/>
      <w:lang w:val="vi"/>
    </w:rPr>
  </w:style>
  <w:style w:type="paragraph" w:customStyle="1" w:styleId="TableParagraph">
    <w:name w:val="Table Paragraph"/>
    <w:basedOn w:val="Normal"/>
    <w:uiPriority w:val="1"/>
    <w:qFormat/>
    <w:rsid w:val="00756E9A"/>
    <w:pPr>
      <w:widowControl w:val="0"/>
      <w:autoSpaceDE w:val="0"/>
      <w:autoSpaceDN w:val="0"/>
      <w:spacing w:after="0" w:line="240" w:lineRule="auto"/>
      <w:ind w:left="107"/>
    </w:pPr>
    <w:rPr>
      <w:sz w:val="22"/>
      <w:szCs w:val="22"/>
      <w:lang w:val="vi"/>
    </w:rPr>
  </w:style>
  <w:style w:type="table" w:styleId="TableGrid">
    <w:name w:val="Table Grid"/>
    <w:basedOn w:val="TableNormal"/>
    <w:uiPriority w:val="39"/>
    <w:rsid w:val="00756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44FC5"/>
    <w:pPr>
      <w:spacing w:before="100" w:beforeAutospacing="1" w:after="100" w:afterAutospacing="1" w:line="240" w:lineRule="auto"/>
    </w:pPr>
    <w:rPr>
      <w:sz w:val="24"/>
      <w:szCs w:val="24"/>
      <w:lang w:eastAsia="zh-CN"/>
    </w:rPr>
  </w:style>
  <w:style w:type="character" w:customStyle="1" w:styleId="apple-tab-span">
    <w:name w:val="apple-tab-span"/>
    <w:basedOn w:val="DefaultParagraphFont"/>
    <w:rsid w:val="00D44FC5"/>
  </w:style>
  <w:style w:type="paragraph" w:styleId="ListParagraph">
    <w:name w:val="List Paragraph"/>
    <w:basedOn w:val="Normal"/>
    <w:uiPriority w:val="34"/>
    <w:qFormat/>
    <w:rsid w:val="0084016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65492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823745"/>
    <w:pPr>
      <w:spacing w:after="100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823745"/>
    <w:pPr>
      <w:spacing w:after="10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23745"/>
    <w:pPr>
      <w:spacing w:after="100"/>
      <w:ind w:left="44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A3A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8A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64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498"/>
    <w:rPr>
      <w:rFonts w:ascii="Times New Roman" w:eastAsia="Times New Roman" w:hAnsi="Times New Roman" w:cs="Times New Roman"/>
      <w:color w:val="auto"/>
      <w:szCs w:val="27"/>
    </w:rPr>
  </w:style>
  <w:style w:type="paragraph" w:styleId="Footer">
    <w:name w:val="footer"/>
    <w:basedOn w:val="Normal"/>
    <w:link w:val="FooterChar"/>
    <w:uiPriority w:val="99"/>
    <w:unhideWhenUsed/>
    <w:rsid w:val="00F64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498"/>
    <w:rPr>
      <w:rFonts w:ascii="Times New Roman" w:eastAsia="Times New Roman" w:hAnsi="Times New Roman" w:cs="Times New Roman"/>
      <w:color w:val="auto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8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ocs.oracle.com/cd/B19306_01/server.102/b14211/ex_plan.ht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anThe\OneDrive%20-%20Tr&#432;&#7901;ng%20&#272;H%20CNTT%20-%20University%20of%20Information%20Technology\T&#224;i%20li&#7879;u\Custom%20Office%20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11" ma:contentTypeDescription="Tạo tài liệu mới." ma:contentTypeScope="" ma:versionID="e9bedefbbaa500c1db19824d5a6d8db7">
  <xsd:schema xmlns:xsd="http://www.w3.org/2001/XMLSchema" xmlns:xs="http://www.w3.org/2001/XMLSchema" xmlns:p="http://schemas.microsoft.com/office/2006/metadata/properties" xmlns:ns3="86b2c21e-bc8a-47d8-90cc-43181eba94ed" xmlns:ns4="81e90ab8-9e7d-4b67-ba12-d147179b0223" targetNamespace="http://schemas.microsoft.com/office/2006/metadata/properties" ma:root="true" ma:fieldsID="90b95fdc3242329d4ad21afc31c731f4" ns3:_="" ns4:_="">
    <xsd:import namespace="86b2c21e-bc8a-47d8-90cc-43181eba94ed"/>
    <xsd:import namespace="81e90ab8-9e7d-4b67-ba12-d147179b022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2c21e-bc8a-47d8-90cc-43181eba94e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àm băm Gợi ý Chia sẻ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e90ab8-9e7d-4b67-ba12-d147179b022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7822B-60CA-450D-91C5-9F3C8E7EEF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b2c21e-bc8a-47d8-90cc-43181eba94ed"/>
    <ds:schemaRef ds:uri="81e90ab8-9e7d-4b67-ba12-d147179b02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6D8889-5C49-4531-B8B7-B1A36EE15E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C4A98E-3033-45FF-8830-FFC491153D8A}">
  <ds:schemaRefs>
    <ds:schemaRef ds:uri="http://schemas.microsoft.com/office/2006/metadata/properties"/>
    <ds:schemaRef ds:uri="http://schemas.microsoft.com/office/infopath/2007/PartnerControls"/>
    <ds:schemaRef ds:uri="81e90ab8-9e7d-4b67-ba12-d147179b0223"/>
  </ds:schemaRefs>
</ds:datastoreItem>
</file>

<file path=customXml/itemProps4.xml><?xml version="1.0" encoding="utf-8"?>
<ds:datastoreItem xmlns:ds="http://schemas.openxmlformats.org/officeDocument/2006/customXml" ds:itemID="{F164709D-E6A0-4D0F-92C8-C5FABD5B7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488</TotalTime>
  <Pages>65</Pages>
  <Words>12116</Words>
  <Characters>69067</Characters>
  <Application>Microsoft Office Word</Application>
  <DocSecurity>0</DocSecurity>
  <Lines>575</Lines>
  <Paragraphs>162</Paragraphs>
  <ScaleCrop>false</ScaleCrop>
  <Company/>
  <LinksUpToDate>false</LinksUpToDate>
  <CharactersWithSpaces>81021</CharactersWithSpaces>
  <SharedDoc>false</SharedDoc>
  <HLinks>
    <vt:vector size="246" baseType="variant">
      <vt:variant>
        <vt:i4>851978</vt:i4>
      </vt:variant>
      <vt:variant>
        <vt:i4>243</vt:i4>
      </vt:variant>
      <vt:variant>
        <vt:i4>0</vt:i4>
      </vt:variant>
      <vt:variant>
        <vt:i4>5</vt:i4>
      </vt:variant>
      <vt:variant>
        <vt:lpwstr>https://docs.oracle.com/cd/B19306_01/server.102/b14211/ex_plan.htm</vt:lpwstr>
      </vt:variant>
      <vt:variant>
        <vt:lpwstr>i17492</vt:lpwstr>
      </vt:variant>
      <vt:variant>
        <vt:i4>1179705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_Toc154958918</vt:lpwstr>
      </vt:variant>
      <vt:variant>
        <vt:i4>1179705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_Toc154958917</vt:lpwstr>
      </vt:variant>
      <vt:variant>
        <vt:i4>1179705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_Toc154958916</vt:lpwstr>
      </vt:variant>
      <vt:variant>
        <vt:i4>1179705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_Toc154958915</vt:lpwstr>
      </vt:variant>
      <vt:variant>
        <vt:i4>1179705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_Toc154958914</vt:lpwstr>
      </vt:variant>
      <vt:variant>
        <vt:i4>1179705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_Toc154958913</vt:lpwstr>
      </vt:variant>
      <vt:variant>
        <vt:i4>1179705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_Toc154958912</vt:lpwstr>
      </vt:variant>
      <vt:variant>
        <vt:i4>1179705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_Toc154958911</vt:lpwstr>
      </vt:variant>
      <vt:variant>
        <vt:i4>1179705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_Toc154958910</vt:lpwstr>
      </vt:variant>
      <vt:variant>
        <vt:i4>1245241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_Toc154958909</vt:lpwstr>
      </vt:variant>
      <vt:variant>
        <vt:i4>1245241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_Toc154958908</vt:lpwstr>
      </vt:variant>
      <vt:variant>
        <vt:i4>1245241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_Toc154958907</vt:lpwstr>
      </vt:variant>
      <vt:variant>
        <vt:i4>1245241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_Toc154958906</vt:lpwstr>
      </vt:variant>
      <vt:variant>
        <vt:i4>1245241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_Toc154958905</vt:lpwstr>
      </vt:variant>
      <vt:variant>
        <vt:i4>1245241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_Toc154958904</vt:lpwstr>
      </vt:variant>
      <vt:variant>
        <vt:i4>1245241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_Toc154958903</vt:lpwstr>
      </vt:variant>
      <vt:variant>
        <vt:i4>1245241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_Toc154958902</vt:lpwstr>
      </vt:variant>
      <vt:variant>
        <vt:i4>1245241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_Toc154958901</vt:lpwstr>
      </vt:variant>
      <vt:variant>
        <vt:i4>1245241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_Toc154958900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_Toc154958899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_Toc154958898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_Toc154958897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_Toc154958896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_Toc154958895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_Toc154958894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_Toc154958893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_Toc154958892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_Toc154958891</vt:lpwstr>
      </vt:variant>
      <vt:variant>
        <vt:i4>1703992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_Toc154958890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_Toc154958889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_Toc154958888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_Toc154958887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_Toc154958886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_Toc154958885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_Toc154958884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_Toc154958883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_Toc154958882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_Toc154958881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_Toc154958880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_Toc154958879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TranThe</dc:creator>
  <cp:keywords/>
  <dc:description/>
  <cp:lastModifiedBy>Nguyễn Minh Duy</cp:lastModifiedBy>
  <cp:revision>379</cp:revision>
  <cp:lastPrinted>2023-12-31T16:12:00Z</cp:lastPrinted>
  <dcterms:created xsi:type="dcterms:W3CDTF">2023-12-31T00:26:00Z</dcterms:created>
  <dcterms:modified xsi:type="dcterms:W3CDTF">2024-01-02T11:59:00Z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0x010100597AE72EEA79B74DA5C86E3CA8C98E55</vt:lpwstr>
  </property>
</Properties>
</file>